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3C08BC" w14:textId="77777777" w:rsidR="001A0E96" w:rsidRPr="001A0E96" w:rsidRDefault="001A0E96" w:rsidP="001A0E96">
      <w:pPr>
        <w:spacing w:after="0" w:line="240" w:lineRule="auto"/>
        <w:jc w:val="center"/>
        <w:outlineLvl w:val="0"/>
        <w:rPr>
          <w:rFonts w:ascii="David" w:eastAsia="Times New Roman" w:hAnsi="David" w:cs="David"/>
          <w:b/>
          <w:bCs/>
          <w:kern w:val="36"/>
          <w:sz w:val="56"/>
          <w:szCs w:val="56"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36"/>
          <w:sz w:val="56"/>
          <w:szCs w:val="56"/>
          <w:rtl/>
          <w14:ligatures w14:val="none"/>
        </w:rPr>
        <w:t>בינה לחיים - 360 למשפחה</w:t>
      </w:r>
    </w:p>
    <w:p w14:paraId="5827E8E4" w14:textId="77777777" w:rsidR="001A0E96" w:rsidRPr="001A0E96" w:rsidRDefault="001A0E96" w:rsidP="001A0E96">
      <w:pPr>
        <w:spacing w:after="0" w:line="240" w:lineRule="auto"/>
        <w:jc w:val="center"/>
        <w:outlineLvl w:val="1"/>
        <w:rPr>
          <w:rFonts w:ascii="David" w:eastAsia="Times New Roman" w:hAnsi="David" w:cs="David"/>
          <w:b/>
          <w:bCs/>
          <w:kern w:val="0"/>
          <w:sz w:val="38"/>
          <w:szCs w:val="38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38"/>
          <w:szCs w:val="38"/>
          <w:rtl/>
          <w14:ligatures w14:val="none"/>
        </w:rPr>
        <w:t xml:space="preserve">הצעת פרויקט לקול קורא </w:t>
      </w:r>
      <w:r w:rsidRPr="001A0E96">
        <w:rPr>
          <w:rFonts w:ascii="David" w:eastAsia="Times New Roman" w:hAnsi="David" w:cs="David"/>
          <w:b/>
          <w:bCs/>
          <w:kern w:val="0"/>
          <w:sz w:val="38"/>
          <w:szCs w:val="38"/>
          <w14:ligatures w14:val="none"/>
        </w:rPr>
        <w:t>AI 2.0</w:t>
      </w:r>
      <w:r w:rsidRPr="001A0E96">
        <w:rPr>
          <w:rFonts w:ascii="David" w:eastAsia="Times New Roman" w:hAnsi="David" w:cs="David"/>
          <w:b/>
          <w:bCs/>
          <w:kern w:val="0"/>
          <w:sz w:val="38"/>
          <w:szCs w:val="38"/>
          <w:rtl/>
          <w14:ligatures w14:val="none"/>
        </w:rPr>
        <w:t xml:space="preserve"> - מסלול פרויקטים גדולים</w:t>
      </w:r>
    </w:p>
    <w:p w14:paraId="0E1E4F71" w14:textId="77777777" w:rsidR="001A0E96" w:rsidRPr="001A0E96" w:rsidRDefault="001A0E96" w:rsidP="001A0E96">
      <w:pPr>
        <w:spacing w:after="0" w:line="240" w:lineRule="auto"/>
        <w:jc w:val="center"/>
        <w:rPr>
          <w:rFonts w:ascii="David" w:eastAsia="Times New Roman" w:hAnsi="David" w:cs="David"/>
          <w:kern w:val="0"/>
          <w:sz w:val="28"/>
          <w:szCs w:val="28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8"/>
          <w:szCs w:val="28"/>
          <w:rtl/>
          <w14:ligatures w14:val="none"/>
        </w:rPr>
        <w:t>המוסד לביטוח לאומי - אגף נכות ושיקום | יולי 2025</w:t>
      </w:r>
    </w:p>
    <w:p w14:paraId="3BDA6902" w14:textId="77777777" w:rsidR="001A0E96" w:rsidRPr="001A0E96" w:rsidRDefault="00B237E1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1E81A8D8">
          <v:rect id="_x0000_i1025" style="width:0;height:1.5pt" o:hralign="right" o:hrstd="t" o:hr="t" fillcolor="#a0a0a0" stroked="f"/>
        </w:pict>
      </w:r>
    </w:p>
    <w:p w14:paraId="44FB4C17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1. המשרד/היחידה המגישה</w:t>
      </w:r>
    </w:p>
    <w:p w14:paraId="77A2EA70" w14:textId="77777777" w:rsidR="001A0E96" w:rsidRPr="001A0E96" w:rsidRDefault="001A0E96" w:rsidP="001A0E96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המוסד לביטוח לאומי - אגף נכות ושיקום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br/>
      </w: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גופים שותפים: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מערך </w:t>
      </w:r>
      <w:proofErr w:type="spellStart"/>
      <w:r w:rsidRPr="001A0E96">
        <w:rPr>
          <w:rFonts w:ascii="David" w:eastAsia="Times New Roman" w:hAnsi="David" w:cs="David"/>
          <w:kern w:val="0"/>
          <w:rtl/>
          <w14:ligatures w14:val="none"/>
        </w:rPr>
        <w:t>הדיגיטל</w:t>
      </w:r>
      <w:proofErr w:type="spellEnd"/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הלאומי</w:t>
      </w:r>
    </w:p>
    <w:p w14:paraId="4008D3F5" w14:textId="77777777" w:rsidR="001A0E96" w:rsidRPr="001A0E96" w:rsidRDefault="00B237E1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6F3730F2">
          <v:rect id="_x0000_i1026" style="width:0;height:1.5pt" o:hralign="right" o:hrstd="t" o:hr="t" fillcolor="#a0a0a0" stroked="f"/>
        </w:pict>
      </w:r>
    </w:p>
    <w:p w14:paraId="2DB82EDA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2. תיאור הבעיה העסקית</w:t>
      </w:r>
    </w:p>
    <w:p w14:paraId="0DEA3AAA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2.1 האתגר המערכתי המתועד</w:t>
      </w:r>
    </w:p>
    <w:p w14:paraId="6DD93A96" w14:textId="12838600" w:rsidR="001A0E96" w:rsidRPr="001A0E96" w:rsidRDefault="001A0E96" w:rsidP="001A0E96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del w:id="0" w:author="שרית מזרחי" w:date="2025-08-27T11:35:00Z">
        <w:r w:rsidRPr="001A0E96" w:rsidDel="005A7834">
          <w:rPr>
            <w:rFonts w:ascii="David" w:eastAsia="Times New Roman" w:hAnsi="David" w:cs="David"/>
            <w:kern w:val="0"/>
            <w:rtl/>
            <w14:ligatures w14:val="none"/>
          </w:rPr>
          <w:delText xml:space="preserve">164,000 </w:delText>
        </w:r>
      </w:del>
      <w:ins w:id="1" w:author="שרית מזרחי" w:date="2025-08-27T11:35:00Z">
        <w:r w:rsidR="005A7834">
          <w:rPr>
            <w:rFonts w:ascii="David" w:eastAsia="Times New Roman" w:hAnsi="David" w:cs="David" w:hint="cs"/>
            <w:kern w:val="0"/>
            <w:rtl/>
            <w14:ligatures w14:val="none"/>
          </w:rPr>
          <w:t>166,000</w:t>
        </w:r>
      </w:ins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ילדים עם מוגבלות ו-480,000 </w:t>
      </w:r>
      <w:ins w:id="2" w:author="שרית מזרחי" w:date="2025-08-17T12:33:00Z">
        <w:r w:rsidR="00AD4780" w:rsidRPr="00AD4780">
          <w:rPr>
            <w:rFonts w:ascii="David" w:eastAsia="Times New Roman" w:hAnsi="David" w:cs="David" w:hint="eastAsia"/>
            <w:kern w:val="0"/>
            <w:highlight w:val="yellow"/>
            <w:rtl/>
            <w14:ligatures w14:val="none"/>
            <w:rPrChange w:id="3" w:author="שרית מזרחי" w:date="2025-08-17T12:33:00Z">
              <w:rPr>
                <w:rFonts w:ascii="David" w:eastAsia="Times New Roman" w:hAnsi="David" w:cs="David" w:hint="eastAsia"/>
                <w:kern w:val="0"/>
                <w:rtl/>
                <w14:ligatures w14:val="none"/>
              </w:rPr>
            </w:rPrChange>
          </w:rPr>
          <w:t>האם</w:t>
        </w:r>
        <w:r w:rsidR="00AD4780" w:rsidRPr="00AD4780">
          <w:rPr>
            <w:rFonts w:ascii="David" w:eastAsia="Times New Roman" w:hAnsi="David" w:cs="David"/>
            <w:kern w:val="0"/>
            <w:highlight w:val="yellow"/>
            <w:rtl/>
            <w14:ligatures w14:val="none"/>
            <w:rPrChange w:id="4" w:author="שרית מזרחי" w:date="2025-08-17T12:33:00Z">
              <w:rPr>
                <w:rFonts w:ascii="David" w:eastAsia="Times New Roman" w:hAnsi="David" w:cs="David"/>
                <w:kern w:val="0"/>
                <w:rtl/>
                <w14:ligatures w14:val="none"/>
              </w:rPr>
            </w:rPrChange>
          </w:rPr>
          <w:t xml:space="preserve"> </w:t>
        </w:r>
        <w:r w:rsidR="00AD4780" w:rsidRPr="00AD4780">
          <w:rPr>
            <w:rFonts w:ascii="David" w:eastAsia="Times New Roman" w:hAnsi="David" w:cs="David" w:hint="eastAsia"/>
            <w:kern w:val="0"/>
            <w:highlight w:val="yellow"/>
            <w:rtl/>
            <w14:ligatures w14:val="none"/>
            <w:rPrChange w:id="5" w:author="שרית מזרחי" w:date="2025-08-17T12:33:00Z">
              <w:rPr>
                <w:rFonts w:ascii="David" w:eastAsia="Times New Roman" w:hAnsi="David" w:cs="David" w:hint="eastAsia"/>
                <w:kern w:val="0"/>
                <w:rtl/>
                <w14:ligatures w14:val="none"/>
              </w:rPr>
            </w:rPrChange>
          </w:rPr>
          <w:t>רלוונטי</w:t>
        </w:r>
        <w:r w:rsidR="00AD4780" w:rsidRPr="00AD4780">
          <w:rPr>
            <w:rFonts w:ascii="David" w:eastAsia="Times New Roman" w:hAnsi="David" w:cs="David"/>
            <w:kern w:val="0"/>
            <w:highlight w:val="yellow"/>
            <w:rtl/>
            <w14:ligatures w14:val="none"/>
            <w:rPrChange w:id="6" w:author="שרית מזרחי" w:date="2025-08-17T12:33:00Z">
              <w:rPr>
                <w:rFonts w:ascii="David" w:eastAsia="Times New Roman" w:hAnsi="David" w:cs="David"/>
                <w:kern w:val="0"/>
                <w:rtl/>
                <w14:ligatures w14:val="none"/>
              </w:rPr>
            </w:rPrChange>
          </w:rPr>
          <w:t>?</w:t>
        </w:r>
        <w:r w:rsidR="00AD4780">
          <w:rPr>
            <w:rFonts w:ascii="David" w:eastAsia="Times New Roman" w:hAnsi="David" w:cs="David" w:hint="cs"/>
            <w:kern w:val="0"/>
            <w:rtl/>
            <w14:ligatures w14:val="none"/>
          </w:rPr>
          <w:t xml:space="preserve"> </w:t>
        </w:r>
      </w:ins>
      <w:r w:rsidRPr="001A0E96">
        <w:rPr>
          <w:rFonts w:ascii="David" w:eastAsia="Times New Roman" w:hAnsi="David" w:cs="David"/>
          <w:kern w:val="0"/>
          <w:rtl/>
          <w14:ligatures w14:val="none"/>
        </w:rPr>
        <w:t>בני משפחותיהם מתמודדים עם מערכת זכויות מפוצלת ומורכבת:</w:t>
      </w:r>
    </w:p>
    <w:p w14:paraId="41A97A7D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המפה המוסדית הנוכחית:</w:t>
      </w:r>
    </w:p>
    <w:p w14:paraId="1DCCD9C4" w14:textId="77777777" w:rsidR="001A0E96" w:rsidRPr="001A0E96" w:rsidRDefault="001A0E96" w:rsidP="009F46BE">
      <w:pPr>
        <w:numPr>
          <w:ilvl w:val="0"/>
          <w:numId w:val="1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ביטוח לאומי: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קצבאות ילד נכה, גמלאות (2.1 מיליארד ₪ שנתי)</w:t>
      </w:r>
    </w:p>
    <w:p w14:paraId="56CAEB33" w14:textId="77777777" w:rsidR="001A0E96" w:rsidRPr="001A0E96" w:rsidRDefault="001A0E96" w:rsidP="009F4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משרד החינוך: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סל שילוב, חינוך מיוחד, סייעות</w:t>
      </w:r>
    </w:p>
    <w:p w14:paraId="41ADE9CE" w14:textId="77777777" w:rsidR="001A0E96" w:rsidRPr="001A0E96" w:rsidRDefault="001A0E96" w:rsidP="009F4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משרד הבריאות: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טיפולים, ציוד רפואי, שיקום</w:t>
      </w:r>
    </w:p>
    <w:p w14:paraId="47EF5B5A" w14:textId="77777777" w:rsidR="001A0E96" w:rsidRPr="001A0E96" w:rsidRDefault="001A0E96" w:rsidP="009F4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רשויות מקומיות: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הנחות ארנונה, שירותי רווחה</w:t>
      </w:r>
    </w:p>
    <w:p w14:paraId="44906B87" w14:textId="77777777" w:rsidR="001A0E96" w:rsidRPr="001A0E96" w:rsidRDefault="001A0E96" w:rsidP="009F46B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משרד הרווחה: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עובדים סוציאליים, תמיכות נוספות</w:t>
      </w:r>
    </w:p>
    <w:p w14:paraId="737A0018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2.2 הנתונים הקריטיים ממחקר הכנסת (2022)</w:t>
      </w:r>
    </w:p>
    <w:p w14:paraId="2A6281B2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פיצול ואי-יעילות:</w:t>
      </w:r>
    </w:p>
    <w:p w14:paraId="20164F93" w14:textId="77777777" w:rsidR="001A0E96" w:rsidRPr="001A0E96" w:rsidRDefault="001A0E96" w:rsidP="009F46BE">
      <w:pPr>
        <w:numPr>
          <w:ilvl w:val="0"/>
          <w:numId w:val="2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משפחה ממוצעת פונה ל-4-6 גופים שונים</w:t>
      </w:r>
    </w:p>
    <w:p w14:paraId="12F77FF0" w14:textId="431053D2" w:rsidR="001A0E96" w:rsidRPr="009711E3" w:rsidRDefault="001A0E96" w:rsidP="009F4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highlight w:val="yellow"/>
          <w:rtl/>
          <w14:ligatures w14:val="none"/>
        </w:rPr>
      </w:pPr>
      <w:r w:rsidRPr="009711E3">
        <w:rPr>
          <w:rFonts w:ascii="David" w:eastAsia="Times New Roman" w:hAnsi="David" w:cs="David"/>
          <w:kern w:val="0"/>
          <w:highlight w:val="yellow"/>
          <w:rtl/>
          <w14:ligatures w14:val="none"/>
        </w:rPr>
        <w:t xml:space="preserve">60+ </w:t>
      </w:r>
      <w:ins w:id="7" w:author="שרית מזרחי" w:date="2025-08-27T14:18:00Z">
        <w:r w:rsidR="00895F7D">
          <w:rPr>
            <w:rFonts w:ascii="David" w:eastAsia="Times New Roman" w:hAnsi="David" w:cs="David" w:hint="cs"/>
            <w:kern w:val="0"/>
            <w:highlight w:val="yellow"/>
            <w:rtl/>
            <w14:ligatures w14:val="none"/>
          </w:rPr>
          <w:t xml:space="preserve">73 יום טיפול </w:t>
        </w:r>
      </w:ins>
      <w:r w:rsidRPr="009711E3">
        <w:rPr>
          <w:rFonts w:ascii="David" w:eastAsia="Times New Roman" w:hAnsi="David" w:cs="David"/>
          <w:kern w:val="0"/>
          <w:highlight w:val="yellow"/>
          <w:rtl/>
          <w14:ligatures w14:val="none"/>
        </w:rPr>
        <w:t>ימים זמן ממוצע להחלטת זכאות במקרים מורכבים</w:t>
      </w:r>
    </w:p>
    <w:p w14:paraId="3BF3E33E" w14:textId="77777777" w:rsidR="001A0E96" w:rsidRPr="009711E3" w:rsidRDefault="001A0E96" w:rsidP="009F46B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highlight w:val="yellow"/>
          <w:rtl/>
          <w14:ligatures w14:val="none"/>
        </w:rPr>
      </w:pPr>
      <w:r w:rsidRPr="009711E3">
        <w:rPr>
          <w:rFonts w:ascii="David" w:eastAsia="Times New Roman" w:hAnsi="David" w:cs="David"/>
          <w:kern w:val="0"/>
          <w:highlight w:val="yellow"/>
          <w:rtl/>
          <w14:ligatures w14:val="none"/>
        </w:rPr>
        <w:t>40% נטישת תהליכים בשל מורכבות מערכתית</w:t>
      </w:r>
    </w:p>
    <w:p w14:paraId="16619F30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אי-מיצוי זכויות נרחב:</w:t>
      </w:r>
    </w:p>
    <w:p w14:paraId="3A24A9DD" w14:textId="77777777" w:rsidR="001A0E96" w:rsidRPr="001A0E96" w:rsidRDefault="001A0E96" w:rsidP="009F46BE">
      <w:pPr>
        <w:numPr>
          <w:ilvl w:val="0"/>
          <w:numId w:val="3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50-70% מהזכויות אינן ממומשות בפועל (מחקר הכנסת, 2022)</w:t>
      </w:r>
    </w:p>
    <w:p w14:paraId="2B954A52" w14:textId="77777777" w:rsidR="001A0E96" w:rsidRPr="001A0E96" w:rsidRDefault="001A0E96" w:rsidP="009F4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דוגמה מתועדת: 1,900 הורים שלא ניצלו זכותם ל-2 נקודות זיכוי במס (2015-2017)</w:t>
      </w:r>
    </w:p>
    <w:p w14:paraId="1950E6C3" w14:textId="77777777" w:rsidR="001A0E96" w:rsidRPr="001A0E96" w:rsidRDefault="001A0E96" w:rsidP="009F46B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2-5 מיליארד ₪ ערך זכויות לא ממומשות שנתית</w:t>
      </w:r>
    </w:p>
    <w:p w14:paraId="4FB17871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חסמי נגישות ושפה:</w:t>
      </w:r>
    </w:p>
    <w:p w14:paraId="66666A54" w14:textId="77777777" w:rsidR="001A0E96" w:rsidRPr="001A0E96" w:rsidRDefault="001A0E96" w:rsidP="009F46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משפחות דוברות ערבית, רוסית, אמהרית בקושי מיוחד</w:t>
      </w:r>
    </w:p>
    <w:p w14:paraId="020A0C36" w14:textId="77777777" w:rsidR="001A0E96" w:rsidRPr="001A0E96" w:rsidRDefault="001A0E96" w:rsidP="009F46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70% מהמשפחות מדווחות על קושי ניווט במערכת</w:t>
      </w:r>
    </w:p>
    <w:p w14:paraId="5683121D" w14:textId="77777777" w:rsidR="001A0E96" w:rsidRPr="001A0E96" w:rsidRDefault="001A0E96" w:rsidP="009F46B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פערים דיגיטליים מעמיקים את אי-השוויון</w:t>
      </w:r>
    </w:p>
    <w:p w14:paraId="7D5AB99A" w14:textId="77777777" w:rsidR="001A0E96" w:rsidRPr="001A0E96" w:rsidRDefault="001A0E96" w:rsidP="001A0E96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2.3 השפעת המלחמה - נתוני מציאות</w:t>
      </w:r>
    </w:p>
    <w:p w14:paraId="1C8F3C56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מלחמת "חרבות ברזל" חשפה הן חולשות והן פוטנציאל:</w:t>
      </w:r>
    </w:p>
    <w:p w14:paraId="3E0A7E97" w14:textId="77777777" w:rsidR="001A0E96" w:rsidRPr="001A0E96" w:rsidRDefault="001A0E96" w:rsidP="009F4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25% עלייה בפניות למוקדי הביטוח הלאומי</w:t>
      </w:r>
    </w:p>
    <w:p w14:paraId="33A74E68" w14:textId="77777777" w:rsidR="001A0E96" w:rsidRPr="001A0E96" w:rsidRDefault="001A0E96" w:rsidP="009F4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מחסור בכוח אדם והצורך בפתרונות טכנולוגיים</w:t>
      </w:r>
    </w:p>
    <w:p w14:paraId="3477C6AC" w14:textId="77777777" w:rsidR="001A0E96" w:rsidRDefault="001A0E96" w:rsidP="009F46B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הוכחת יכולת המערכת להתגייס ולהתאים עצמה במהירות</w:t>
      </w:r>
    </w:p>
    <w:p w14:paraId="20F1D580" w14:textId="77777777" w:rsidR="001A0E96" w:rsidRPr="001A0E96" w:rsidRDefault="001A0E96" w:rsidP="001A0E96">
      <w:pPr>
        <w:spacing w:before="100" w:beforeAutospacing="1" w:after="100" w:afterAutospacing="1" w:line="240" w:lineRule="auto"/>
        <w:ind w:left="720"/>
        <w:rPr>
          <w:rFonts w:ascii="David" w:eastAsia="Times New Roman" w:hAnsi="David" w:cs="David"/>
          <w:kern w:val="0"/>
          <w:rtl/>
          <w14:ligatures w14:val="none"/>
        </w:rPr>
      </w:pPr>
    </w:p>
    <w:p w14:paraId="093FE430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lastRenderedPageBreak/>
        <w:t>3. תיאור הפרויקט המוצע</w:t>
      </w:r>
    </w:p>
    <w:p w14:paraId="7321B29E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3.1 החזון האסטרטגי</w:t>
      </w:r>
    </w:p>
    <w:p w14:paraId="6ECE458A" w14:textId="77777777" w:rsidR="001A0E96" w:rsidRPr="001A0E96" w:rsidRDefault="001A0E96" w:rsidP="001A0E96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מהפכה באסטרטגיית הביטוח הלאומי: מקצבאות למענה הוליסטי לאדם</w:t>
      </w:r>
    </w:p>
    <w:p w14:paraId="7A4EBFEE" w14:textId="77777777" w:rsidR="001A0E96" w:rsidRPr="001A0E96" w:rsidRDefault="001A0E96" w:rsidP="001A0E96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להפוך את מדינת ישראל ממערכת בירוקרטית מפוצלת למערכת חכמה ומקושרת, המניחה את האדם ומשפחתו במרכז, ופועלת באופן פרואקטיבי, פשוט ונגיש - לכל שלב חיים ולכל מגזר.</w:t>
      </w:r>
    </w:p>
    <w:p w14:paraId="3A2616F4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3.2 הפתרון: עוזר אישי-לאומי חכם</w:t>
      </w:r>
    </w:p>
    <w:p w14:paraId="624B7477" w14:textId="77777777" w:rsidR="001A0E96" w:rsidRPr="001A0E96" w:rsidRDefault="001A0E96" w:rsidP="001A0E96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מודל היברידי פורץ דרך: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שילוב </w:t>
      </w:r>
      <w:r w:rsidRPr="001A0E96">
        <w:rPr>
          <w:rFonts w:ascii="David" w:eastAsia="Times New Roman" w:hAnsi="David" w:cs="David"/>
          <w:kern w:val="0"/>
          <w14:ligatures w14:val="none"/>
        </w:rPr>
        <w:t>Conversational AI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רב-לשוני עם ליווי אנושי מקצועי ברמת "360 למשפחה"</w:t>
      </w:r>
    </w:p>
    <w:p w14:paraId="03BFF3AB" w14:textId="2CFE7450" w:rsidR="001A0E96" w:rsidRDefault="001A0E96" w:rsidP="001A0E96">
      <w:pPr>
        <w:spacing w:before="100" w:beforeAutospacing="1" w:after="100" w:afterAutospacing="1" w:line="240" w:lineRule="auto"/>
        <w:rPr>
          <w:ins w:id="8" w:author="שרית מזרחי" w:date="2025-08-27T10:40:00Z"/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הארכיטקטורה האסטרטגית: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המשפחה במרכז, מוקפת בעוזר </w:t>
      </w:r>
      <w:r w:rsidRPr="001A0E96">
        <w:rPr>
          <w:rFonts w:ascii="David" w:eastAsia="Times New Roman" w:hAnsi="David" w:cs="David"/>
          <w:kern w:val="0"/>
          <w14:ligatures w14:val="none"/>
        </w:rPr>
        <w:t>AI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אישי רב-לשוני הזמין 24/7 באופן פרואקטיבי. המערכת מספקת מענה הוליסטי 360 מעלות בכל התחומים: בריאות, חינוך, קהילה, כלכלה, רווחה ותעסוקה. שכבת ליווי אנושי מקצועית ורגישה פועלת כרשת ביטחון.</w:t>
      </w:r>
    </w:p>
    <w:p w14:paraId="38C0F55C" w14:textId="05B9AE71" w:rsidR="005E5FA8" w:rsidRDefault="005E5FA8" w:rsidP="001A0E96">
      <w:pPr>
        <w:spacing w:before="100" w:beforeAutospacing="1" w:after="100" w:afterAutospacing="1" w:line="240" w:lineRule="auto"/>
        <w:rPr>
          <w:ins w:id="9" w:author="שרית מזרחי" w:date="2025-08-31T07:50:00Z"/>
          <w:rFonts w:ascii="David" w:eastAsia="Times New Roman" w:hAnsi="David" w:cs="David"/>
          <w:kern w:val="0"/>
          <w:rtl/>
          <w14:ligatures w14:val="none"/>
        </w:rPr>
      </w:pPr>
      <w:proofErr w:type="spellStart"/>
      <w:ins w:id="10" w:author="שרית מזרחי" w:date="2025-08-27T10:40:00Z">
        <w:r>
          <w:rPr>
            <w:rFonts w:ascii="David" w:eastAsia="Times New Roman" w:hAnsi="David" w:cs="David" w:hint="cs"/>
            <w:kern w:val="0"/>
            <w:rtl/>
            <w14:ligatures w14:val="none"/>
          </w:rPr>
          <w:t>ברצננו</w:t>
        </w:r>
        <w:proofErr w:type="spellEnd"/>
        <w:r>
          <w:rPr>
            <w:rFonts w:ascii="David" w:eastAsia="Times New Roman" w:hAnsi="David" w:cs="David" w:hint="cs"/>
            <w:kern w:val="0"/>
            <w:rtl/>
            <w14:ligatures w14:val="none"/>
          </w:rPr>
          <w:t xml:space="preserve"> להקל על </w:t>
        </w:r>
      </w:ins>
      <w:ins w:id="11" w:author="שרית מזרחי" w:date="2025-08-27T10:41:00Z">
        <w:r>
          <w:rPr>
            <w:rFonts w:ascii="David" w:eastAsia="Times New Roman" w:hAnsi="David" w:cs="David" w:hint="cs"/>
            <w:kern w:val="0"/>
            <w:rtl/>
            <w14:ligatures w14:val="none"/>
          </w:rPr>
          <w:t>הבירוקרטי</w:t>
        </w:r>
        <w:r>
          <w:rPr>
            <w:rFonts w:ascii="David" w:eastAsia="Times New Roman" w:hAnsi="David" w:cs="David" w:hint="eastAsia"/>
            <w:kern w:val="0"/>
            <w:rtl/>
            <w14:ligatures w14:val="none"/>
          </w:rPr>
          <w:t>ה</w:t>
        </w:r>
        <w:r>
          <w:rPr>
            <w:rFonts w:ascii="David" w:eastAsia="Times New Roman" w:hAnsi="David" w:cs="David" w:hint="cs"/>
            <w:kern w:val="0"/>
            <w:rtl/>
            <w14:ligatures w14:val="none"/>
          </w:rPr>
          <w:t xml:space="preserve"> שמלווה את הורה הילד מרגע קבלת אישור החלטה בנוגע לילדו מול הרשות המקומית. במצב הקיים הורה לילד נכה מרגע הקבלה צריך לפנות ל</w:t>
        </w:r>
      </w:ins>
      <w:ins w:id="12" w:author="שרית מזרחי" w:date="2025-08-27T10:42:00Z">
        <w:r>
          <w:rPr>
            <w:rFonts w:ascii="David" w:eastAsia="Times New Roman" w:hAnsi="David" w:cs="David" w:hint="cs"/>
            <w:kern w:val="0"/>
            <w:rtl/>
            <w14:ligatures w14:val="none"/>
          </w:rPr>
          <w:t xml:space="preserve">- </w:t>
        </w:r>
      </w:ins>
      <w:ins w:id="13" w:author="שרית מזרחי" w:date="2025-08-27T13:03:00Z">
        <w:r w:rsidR="00FB6467">
          <w:rPr>
            <w:rFonts w:ascii="David" w:eastAsia="Times New Roman" w:hAnsi="David" w:cs="David" w:hint="cs"/>
            <w:kern w:val="0"/>
            <w:rtl/>
            <w14:ligatures w14:val="none"/>
          </w:rPr>
          <w:t>4</w:t>
        </w:r>
      </w:ins>
      <w:ins w:id="14" w:author="שרית מזרחי" w:date="2025-08-27T10:41:00Z">
        <w:r>
          <w:rPr>
            <w:rFonts w:ascii="David" w:eastAsia="Times New Roman" w:hAnsi="David" w:cs="David" w:hint="cs"/>
            <w:kern w:val="0"/>
            <w:rtl/>
            <w14:ligatures w14:val="none"/>
          </w:rPr>
          <w:t xml:space="preserve"> מחלקות שונות בעירייה (עיריית ירושלים)</w:t>
        </w:r>
      </w:ins>
      <w:ins w:id="15" w:author="שרית מזרחי" w:date="2025-08-27T10:42:00Z">
        <w:r>
          <w:rPr>
            <w:rFonts w:ascii="David" w:eastAsia="Times New Roman" w:hAnsi="David" w:cs="David" w:hint="cs"/>
            <w:kern w:val="0"/>
            <w:rtl/>
            <w14:ligatures w14:val="none"/>
          </w:rPr>
          <w:t xml:space="preserve"> הדבר כרוך במילוי של טפסים.</w:t>
        </w:r>
      </w:ins>
      <w:ins w:id="16" w:author="שרית מזרחי" w:date="2025-08-27T10:41:00Z">
        <w:r>
          <w:rPr>
            <w:rFonts w:ascii="David" w:eastAsia="Times New Roman" w:hAnsi="David" w:cs="David" w:hint="cs"/>
            <w:kern w:val="0"/>
            <w:rtl/>
            <w14:ligatures w14:val="none"/>
          </w:rPr>
          <w:t xml:space="preserve"> </w:t>
        </w:r>
      </w:ins>
    </w:p>
    <w:p w14:paraId="3F65E09E" w14:textId="6794BA3A" w:rsidR="00B237E1" w:rsidRDefault="00B237E1" w:rsidP="001A0E96">
      <w:pPr>
        <w:spacing w:before="100" w:beforeAutospacing="1" w:after="100" w:afterAutospacing="1" w:line="240" w:lineRule="auto"/>
        <w:rPr>
          <w:ins w:id="17" w:author="שרית מזרחי" w:date="2025-08-17T13:47:00Z"/>
          <w:rFonts w:ascii="David" w:eastAsia="Times New Roman" w:hAnsi="David" w:cs="David"/>
          <w:kern w:val="0"/>
          <w:rtl/>
          <w14:ligatures w14:val="none"/>
        </w:rPr>
      </w:pPr>
      <w:ins w:id="18" w:author="שרית מזרחי" w:date="2025-08-31T07:50:00Z">
        <w:r>
          <w:rPr>
            <w:rFonts w:ascii="David" w:eastAsia="Times New Roman" w:hAnsi="David" w:cs="David" w:hint="cs"/>
            <w:kern w:val="0"/>
            <w:rtl/>
            <w14:ligatures w14:val="none"/>
          </w:rPr>
          <w:t>להלן פירוט 4 המחלוקו</w:t>
        </w:r>
      </w:ins>
      <w:ins w:id="19" w:author="שרית מזרחי" w:date="2025-08-31T07:51:00Z">
        <w:r>
          <w:rPr>
            <w:rFonts w:ascii="David" w:eastAsia="Times New Roman" w:hAnsi="David" w:cs="David" w:hint="cs"/>
            <w:kern w:val="0"/>
            <w:rtl/>
            <w14:ligatures w14:val="none"/>
          </w:rPr>
          <w:t>ת השונות בעירייה:</w:t>
        </w:r>
      </w:ins>
    </w:p>
    <w:p w14:paraId="6330DA15" w14:textId="117644AF" w:rsidR="009F46BE" w:rsidRPr="009F46BE" w:rsidRDefault="009F46BE" w:rsidP="009F46BE">
      <w:pPr>
        <w:spacing w:line="360" w:lineRule="auto"/>
        <w:rPr>
          <w:ins w:id="20" w:author="שרית מזרחי" w:date="2025-08-17T13:48:00Z"/>
          <w:highlight w:val="yellow"/>
          <w:rtl/>
          <w:rPrChange w:id="21" w:author="שרית מזרחי" w:date="2025-08-17T13:48:00Z">
            <w:rPr>
              <w:ins w:id="22" w:author="שרית מזרחי" w:date="2025-08-17T13:48:00Z"/>
              <w:rtl/>
            </w:rPr>
          </w:rPrChange>
        </w:rPr>
      </w:pPr>
    </w:p>
    <w:p w14:paraId="642B34EA" w14:textId="54992ACA" w:rsidR="009F46BE" w:rsidRPr="009F46BE" w:rsidRDefault="009F46BE" w:rsidP="009F46BE">
      <w:pPr>
        <w:pStyle w:val="a9"/>
        <w:numPr>
          <w:ilvl w:val="0"/>
          <w:numId w:val="26"/>
        </w:numPr>
        <w:spacing w:line="360" w:lineRule="auto"/>
        <w:rPr>
          <w:ins w:id="23" w:author="שרית מזרחי" w:date="2025-08-17T13:48:00Z"/>
          <w:b/>
          <w:bCs/>
          <w:highlight w:val="yellow"/>
          <w:u w:val="single"/>
          <w:rPrChange w:id="24" w:author="שרית מזרחי" w:date="2025-08-17T13:48:00Z">
            <w:rPr>
              <w:ins w:id="25" w:author="שרית מזרחי" w:date="2025-08-17T13:48:00Z"/>
              <w:b/>
              <w:bCs/>
              <w:u w:val="single"/>
            </w:rPr>
          </w:rPrChange>
        </w:rPr>
      </w:pPr>
      <w:ins w:id="26" w:author="שרית מזרחי" w:date="2025-08-17T13:48:00Z">
        <w:r w:rsidRPr="009F46BE">
          <w:rPr>
            <w:rFonts w:hint="cs"/>
            <w:b/>
            <w:bCs/>
            <w:highlight w:val="yellow"/>
            <w:u w:val="single"/>
            <w:rtl/>
          </w:rPr>
          <w:t>מחלקת</w:t>
        </w:r>
        <w:r w:rsidRPr="009F46BE">
          <w:rPr>
            <w:b/>
            <w:bCs/>
            <w:highlight w:val="yellow"/>
            <w:u w:val="single"/>
            <w:rtl/>
          </w:rPr>
          <w:t xml:space="preserve"> </w:t>
        </w:r>
        <w:r w:rsidRPr="009F46BE">
          <w:rPr>
            <w:rFonts w:hint="cs"/>
            <w:b/>
            <w:bCs/>
            <w:highlight w:val="yellow"/>
            <w:u w:val="single"/>
            <w:rtl/>
          </w:rPr>
          <w:t>רווחה</w:t>
        </w:r>
        <w:r w:rsidRPr="009F46BE">
          <w:rPr>
            <w:b/>
            <w:bCs/>
            <w:highlight w:val="yellow"/>
            <w:u w:val="single"/>
            <w:rtl/>
          </w:rPr>
          <w:t xml:space="preserve"> </w:t>
        </w:r>
        <w:r w:rsidRPr="009F46BE">
          <w:rPr>
            <w:rFonts w:hint="cs"/>
            <w:b/>
            <w:bCs/>
            <w:highlight w:val="yellow"/>
            <w:u w:val="single"/>
            <w:rtl/>
          </w:rPr>
          <w:t>בעירייה</w:t>
        </w:r>
        <w:r w:rsidRPr="009F46BE">
          <w:rPr>
            <w:highlight w:val="yellow"/>
            <w:rtl/>
          </w:rPr>
          <w:t xml:space="preserve"> :</w:t>
        </w:r>
      </w:ins>
      <w:ins w:id="27" w:author="שרית מזרחי" w:date="2025-08-17T13:49:00Z">
        <w:r>
          <w:rPr>
            <w:rFonts w:hint="cs"/>
            <w:b/>
            <w:bCs/>
            <w:highlight w:val="yellow"/>
            <w:u w:val="single"/>
            <w:rtl/>
          </w:rPr>
          <w:t xml:space="preserve"> </w:t>
        </w:r>
        <w:r>
          <w:rPr>
            <w:rFonts w:hint="cs"/>
            <w:b/>
            <w:bCs/>
            <w:color w:val="FF0000"/>
            <w:highlight w:val="yellow"/>
            <w:u w:val="single"/>
            <w:rtl/>
          </w:rPr>
          <w:t xml:space="preserve">העוזר יציע טופס וקביעת תור לעובדת </w:t>
        </w:r>
        <w:proofErr w:type="spellStart"/>
        <w:r>
          <w:rPr>
            <w:rFonts w:hint="cs"/>
            <w:b/>
            <w:bCs/>
            <w:color w:val="FF0000"/>
            <w:highlight w:val="yellow"/>
            <w:u w:val="single"/>
            <w:rtl/>
          </w:rPr>
          <w:t>סוצייאלית</w:t>
        </w:r>
      </w:ins>
      <w:proofErr w:type="spellEnd"/>
    </w:p>
    <w:p w14:paraId="6899D450" w14:textId="77777777" w:rsidR="009F46BE" w:rsidRPr="009F46BE" w:rsidRDefault="009F46BE" w:rsidP="009F46BE">
      <w:pPr>
        <w:pStyle w:val="a9"/>
        <w:numPr>
          <w:ilvl w:val="0"/>
          <w:numId w:val="27"/>
        </w:numPr>
        <w:spacing w:line="360" w:lineRule="auto"/>
        <w:rPr>
          <w:ins w:id="28" w:author="שרית מזרחי" w:date="2025-08-17T13:48:00Z"/>
          <w:highlight w:val="yellow"/>
          <w:rtl/>
          <w:rPrChange w:id="29" w:author="שרית מזרחי" w:date="2025-08-17T13:48:00Z">
            <w:rPr>
              <w:ins w:id="30" w:author="שרית מזרחי" w:date="2025-08-17T13:48:00Z"/>
              <w:rtl/>
            </w:rPr>
          </w:rPrChange>
        </w:rPr>
      </w:pPr>
      <w:ins w:id="31" w:author="שרית מזרחי" w:date="2025-08-17T13:48:00Z">
        <w:r w:rsidRPr="009F46BE">
          <w:rPr>
            <w:rFonts w:hint="cs"/>
            <w:highlight w:val="yellow"/>
            <w:rtl/>
            <w:rPrChange w:id="32" w:author="שרית מזרחי" w:date="2025-08-17T13:48:00Z">
              <w:rPr>
                <w:rFonts w:hint="cs"/>
                <w:rtl/>
              </w:rPr>
            </w:rPrChange>
          </w:rPr>
          <w:t>מילוי</w:t>
        </w:r>
        <w:r w:rsidRPr="009F46BE">
          <w:rPr>
            <w:highlight w:val="yellow"/>
            <w:rtl/>
            <w:rPrChange w:id="33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34" w:author="שרית מזרחי" w:date="2025-08-17T13:48:00Z">
              <w:rPr>
                <w:rFonts w:hint="cs"/>
                <w:rtl/>
              </w:rPr>
            </w:rPrChange>
          </w:rPr>
          <w:t>טופס</w:t>
        </w:r>
        <w:r w:rsidRPr="009F46BE">
          <w:rPr>
            <w:highlight w:val="yellow"/>
            <w:rtl/>
            <w:rPrChange w:id="35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36" w:author="שרית מזרחי" w:date="2025-08-17T13:48:00Z">
              <w:rPr>
                <w:rFonts w:hint="cs"/>
                <w:rtl/>
              </w:rPr>
            </w:rPrChange>
          </w:rPr>
          <w:t>בקשה</w:t>
        </w:r>
        <w:r w:rsidRPr="009F46BE">
          <w:rPr>
            <w:highlight w:val="yellow"/>
            <w:rtl/>
            <w:rPrChange w:id="37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38" w:author="שרית מזרחי" w:date="2025-08-17T13:48:00Z">
              <w:rPr>
                <w:rFonts w:hint="cs"/>
                <w:rtl/>
              </w:rPr>
            </w:rPrChange>
          </w:rPr>
          <w:t>לשירותי</w:t>
        </w:r>
        <w:r w:rsidRPr="009F46BE">
          <w:rPr>
            <w:highlight w:val="yellow"/>
            <w:rtl/>
            <w:rPrChange w:id="39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40" w:author="שרית מזרחי" w:date="2025-08-17T13:48:00Z">
              <w:rPr>
                <w:rFonts w:hint="cs"/>
                <w:rtl/>
              </w:rPr>
            </w:rPrChange>
          </w:rPr>
          <w:t>רווחה</w:t>
        </w:r>
        <w:r w:rsidRPr="009F46BE">
          <w:rPr>
            <w:highlight w:val="yellow"/>
            <w:rtl/>
            <w:rPrChange w:id="41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42" w:author="שרית מזרחי" w:date="2025-08-17T13:48:00Z">
              <w:rPr>
                <w:rFonts w:hint="cs"/>
                <w:rtl/>
              </w:rPr>
            </w:rPrChange>
          </w:rPr>
          <w:t>וקביעת</w:t>
        </w:r>
        <w:r w:rsidRPr="009F46BE">
          <w:rPr>
            <w:highlight w:val="yellow"/>
            <w:rtl/>
            <w:rPrChange w:id="43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44" w:author="שרית מזרחי" w:date="2025-08-17T13:48:00Z">
              <w:rPr>
                <w:rFonts w:hint="cs"/>
                <w:rtl/>
              </w:rPr>
            </w:rPrChange>
          </w:rPr>
          <w:t>תור</w:t>
        </w:r>
        <w:r w:rsidRPr="009F46BE">
          <w:rPr>
            <w:highlight w:val="yellow"/>
            <w:rtl/>
            <w:rPrChange w:id="45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46" w:author="שרית מזרחי" w:date="2025-08-17T13:48:00Z">
              <w:rPr>
                <w:rFonts w:hint="cs"/>
                <w:rtl/>
              </w:rPr>
            </w:rPrChange>
          </w:rPr>
          <w:t>עם</w:t>
        </w:r>
        <w:r w:rsidRPr="009F46BE">
          <w:rPr>
            <w:highlight w:val="yellow"/>
            <w:rtl/>
            <w:rPrChange w:id="47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48" w:author="שרית מזרחי" w:date="2025-08-17T13:48:00Z">
              <w:rPr>
                <w:rFonts w:hint="cs"/>
                <w:rtl/>
              </w:rPr>
            </w:rPrChange>
          </w:rPr>
          <w:t>עובדת</w:t>
        </w:r>
        <w:r w:rsidRPr="009F46BE">
          <w:rPr>
            <w:highlight w:val="yellow"/>
            <w:rtl/>
            <w:rPrChange w:id="49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50" w:author="שרית מזרחי" w:date="2025-08-17T13:48:00Z">
              <w:rPr>
                <w:rFonts w:hint="cs"/>
                <w:rtl/>
              </w:rPr>
            </w:rPrChange>
          </w:rPr>
          <w:t>סוציאלית</w:t>
        </w:r>
        <w:r w:rsidRPr="009F46BE">
          <w:rPr>
            <w:highlight w:val="yellow"/>
            <w:rtl/>
            <w:rPrChange w:id="51" w:author="שרית מזרחי" w:date="2025-08-17T13:48:00Z">
              <w:rPr>
                <w:rtl/>
              </w:rPr>
            </w:rPrChange>
          </w:rPr>
          <w:t>.</w:t>
        </w:r>
      </w:ins>
    </w:p>
    <w:p w14:paraId="7073030F" w14:textId="77777777" w:rsidR="009F46BE" w:rsidRPr="009F46BE" w:rsidRDefault="009F46BE" w:rsidP="009F46BE">
      <w:pPr>
        <w:pStyle w:val="a9"/>
        <w:numPr>
          <w:ilvl w:val="0"/>
          <w:numId w:val="27"/>
        </w:numPr>
        <w:spacing w:line="360" w:lineRule="auto"/>
        <w:rPr>
          <w:ins w:id="52" w:author="שרית מזרחי" w:date="2025-08-17T13:48:00Z"/>
          <w:highlight w:val="yellow"/>
          <w:rPrChange w:id="53" w:author="שרית מזרחי" w:date="2025-08-17T13:48:00Z">
            <w:rPr>
              <w:ins w:id="54" w:author="שרית מזרחי" w:date="2025-08-17T13:48:00Z"/>
            </w:rPr>
          </w:rPrChange>
        </w:rPr>
      </w:pPr>
      <w:ins w:id="55" w:author="שרית מזרחי" w:date="2025-08-17T13:48:00Z">
        <w:r w:rsidRPr="009F46BE">
          <w:rPr>
            <w:rFonts w:hint="cs"/>
            <w:highlight w:val="yellow"/>
            <w:rtl/>
            <w:rPrChange w:id="56" w:author="שרית מזרחי" w:date="2025-08-17T13:48:00Z">
              <w:rPr>
                <w:rFonts w:hint="cs"/>
                <w:rtl/>
              </w:rPr>
            </w:rPrChange>
          </w:rPr>
          <w:t>מילוי</w:t>
        </w:r>
        <w:r w:rsidRPr="009F46BE">
          <w:rPr>
            <w:highlight w:val="yellow"/>
            <w:rtl/>
            <w:rPrChange w:id="57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58" w:author="שרית מזרחי" w:date="2025-08-17T13:48:00Z">
              <w:rPr>
                <w:rFonts w:hint="cs"/>
                <w:rtl/>
              </w:rPr>
            </w:rPrChange>
          </w:rPr>
          <w:t>טופס</w:t>
        </w:r>
        <w:r w:rsidRPr="009F46BE">
          <w:rPr>
            <w:highlight w:val="yellow"/>
            <w:rtl/>
            <w:rPrChange w:id="59" w:author="שרית מזרחי" w:date="2025-08-17T13:48:00Z">
              <w:rPr>
                <w:rtl/>
              </w:rPr>
            </w:rPrChange>
          </w:rPr>
          <w:t xml:space="preserve"> </w:t>
        </w:r>
        <w:proofErr w:type="spellStart"/>
        <w:r w:rsidRPr="009F46BE">
          <w:rPr>
            <w:rFonts w:hint="cs"/>
            <w:highlight w:val="yellow"/>
            <w:rtl/>
            <w:rPrChange w:id="60" w:author="שרית מזרחי" w:date="2025-08-17T13:48:00Z">
              <w:rPr>
                <w:rFonts w:hint="cs"/>
                <w:rtl/>
              </w:rPr>
            </w:rPrChange>
          </w:rPr>
          <w:t>וס</w:t>
        </w:r>
        <w:r w:rsidRPr="009F46BE">
          <w:rPr>
            <w:highlight w:val="yellow"/>
            <w:rtl/>
            <w:rPrChange w:id="61" w:author="שרית מזרחי" w:date="2025-08-17T13:48:00Z">
              <w:rPr>
                <w:rtl/>
              </w:rPr>
            </w:rPrChange>
          </w:rPr>
          <w:t>"</w:t>
        </w:r>
        <w:r w:rsidRPr="009F46BE">
          <w:rPr>
            <w:rFonts w:hint="cs"/>
            <w:highlight w:val="yellow"/>
            <w:rtl/>
            <w:rPrChange w:id="62" w:author="שרית מזרחי" w:date="2025-08-17T13:48:00Z">
              <w:rPr>
                <w:rFonts w:hint="cs"/>
                <w:rtl/>
              </w:rPr>
            </w:rPrChange>
          </w:rPr>
          <w:t>ר</w:t>
        </w:r>
        <w:proofErr w:type="spellEnd"/>
        <w:r w:rsidRPr="009F46BE">
          <w:rPr>
            <w:highlight w:val="yellow"/>
            <w:rtl/>
            <w:rPrChange w:id="63" w:author="שרית מזרחי" w:date="2025-08-17T13:48:00Z">
              <w:rPr>
                <w:rtl/>
              </w:rPr>
            </w:rPrChange>
          </w:rPr>
          <w:t>.</w:t>
        </w:r>
      </w:ins>
    </w:p>
    <w:p w14:paraId="07495C46" w14:textId="031994E7" w:rsidR="009F46BE" w:rsidRPr="009F46BE" w:rsidRDefault="009F46BE" w:rsidP="009F46BE">
      <w:pPr>
        <w:pStyle w:val="a9"/>
        <w:numPr>
          <w:ilvl w:val="0"/>
          <w:numId w:val="26"/>
        </w:numPr>
        <w:spacing w:line="360" w:lineRule="auto"/>
        <w:rPr>
          <w:ins w:id="64" w:author="שרית מזרחי" w:date="2025-08-17T13:48:00Z"/>
          <w:highlight w:val="yellow"/>
          <w:rPrChange w:id="65" w:author="שרית מזרחי" w:date="2025-08-17T13:48:00Z">
            <w:rPr>
              <w:ins w:id="66" w:author="שרית מזרחי" w:date="2025-08-17T13:48:00Z"/>
            </w:rPr>
          </w:rPrChange>
        </w:rPr>
      </w:pPr>
      <w:ins w:id="67" w:author="שרית מזרחי" w:date="2025-08-17T13:48:00Z">
        <w:r w:rsidRPr="009F46BE">
          <w:rPr>
            <w:rFonts w:hint="cs"/>
            <w:b/>
            <w:bCs/>
            <w:highlight w:val="yellow"/>
            <w:u w:val="single"/>
            <w:rtl/>
          </w:rPr>
          <w:t>מחלקת</w:t>
        </w:r>
        <w:r w:rsidRPr="009F46BE">
          <w:rPr>
            <w:b/>
            <w:bCs/>
            <w:highlight w:val="yellow"/>
            <w:u w:val="single"/>
            <w:rtl/>
          </w:rPr>
          <w:t xml:space="preserve"> </w:t>
        </w:r>
        <w:r w:rsidRPr="009F46BE">
          <w:rPr>
            <w:rFonts w:hint="cs"/>
            <w:b/>
            <w:bCs/>
            <w:highlight w:val="yellow"/>
            <w:u w:val="single"/>
            <w:rtl/>
          </w:rPr>
          <w:t>ארנונה</w:t>
        </w:r>
        <w:r w:rsidRPr="009F46BE">
          <w:rPr>
            <w:b/>
            <w:bCs/>
            <w:highlight w:val="yellow"/>
            <w:u w:val="single"/>
            <w:rtl/>
          </w:rPr>
          <w:t xml:space="preserve"> </w:t>
        </w:r>
        <w:r w:rsidRPr="009F46BE">
          <w:rPr>
            <w:rFonts w:hint="cs"/>
            <w:b/>
            <w:bCs/>
            <w:highlight w:val="yellow"/>
            <w:u w:val="single"/>
            <w:rtl/>
          </w:rPr>
          <w:t>בעירייה</w:t>
        </w:r>
        <w:r w:rsidRPr="009F46BE">
          <w:rPr>
            <w:highlight w:val="yellow"/>
            <w:rtl/>
            <w:rPrChange w:id="68" w:author="שרית מזרחי" w:date="2025-08-17T13:48:00Z">
              <w:rPr>
                <w:rtl/>
              </w:rPr>
            </w:rPrChange>
          </w:rPr>
          <w:t xml:space="preserve">: </w:t>
        </w:r>
      </w:ins>
      <w:ins w:id="69" w:author="שרית מזרחי" w:date="2025-08-17T13:49:00Z">
        <w:r>
          <w:rPr>
            <w:rFonts w:hint="cs"/>
            <w:color w:val="FF0000"/>
            <w:highlight w:val="yellow"/>
            <w:rtl/>
          </w:rPr>
          <w:t xml:space="preserve">העוזר ימלא את טופס ההנחה </w:t>
        </w:r>
      </w:ins>
      <w:ins w:id="70" w:author="שרית מזרחי" w:date="2025-08-17T13:50:00Z">
        <w:r>
          <w:rPr>
            <w:rFonts w:hint="cs"/>
            <w:color w:val="FF0000"/>
            <w:highlight w:val="yellow"/>
            <w:rtl/>
          </w:rPr>
          <w:t>.</w:t>
        </w:r>
      </w:ins>
    </w:p>
    <w:p w14:paraId="2465ACCB" w14:textId="77777777" w:rsidR="009F46BE" w:rsidRPr="009F46BE" w:rsidRDefault="009F46BE" w:rsidP="009F46BE">
      <w:pPr>
        <w:pStyle w:val="a9"/>
        <w:numPr>
          <w:ilvl w:val="0"/>
          <w:numId w:val="28"/>
        </w:numPr>
        <w:spacing w:line="360" w:lineRule="auto"/>
        <w:rPr>
          <w:ins w:id="71" w:author="שרית מזרחי" w:date="2025-08-17T13:48:00Z"/>
          <w:highlight w:val="yellow"/>
          <w:rPrChange w:id="72" w:author="שרית מזרחי" w:date="2025-08-17T13:48:00Z">
            <w:rPr>
              <w:ins w:id="73" w:author="שרית מזרחי" w:date="2025-08-17T13:48:00Z"/>
            </w:rPr>
          </w:rPrChange>
        </w:rPr>
      </w:pPr>
      <w:ins w:id="74" w:author="שרית מזרחי" w:date="2025-08-17T13:48:00Z">
        <w:r w:rsidRPr="009F46BE">
          <w:rPr>
            <w:rFonts w:hint="cs"/>
            <w:highlight w:val="yellow"/>
            <w:rtl/>
            <w:rPrChange w:id="75" w:author="שרית מזרחי" w:date="2025-08-17T13:48:00Z">
              <w:rPr>
                <w:rFonts w:hint="cs"/>
                <w:rtl/>
              </w:rPr>
            </w:rPrChange>
          </w:rPr>
          <w:t>הנחה</w:t>
        </w:r>
        <w:r w:rsidRPr="009F46BE">
          <w:rPr>
            <w:highlight w:val="yellow"/>
            <w:rtl/>
            <w:rPrChange w:id="76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77" w:author="שרית מזרחי" w:date="2025-08-17T13:48:00Z">
              <w:rPr>
                <w:rFonts w:hint="cs"/>
                <w:rtl/>
              </w:rPr>
            </w:rPrChange>
          </w:rPr>
          <w:t>בארנונה</w:t>
        </w:r>
        <w:r w:rsidRPr="009F46BE">
          <w:rPr>
            <w:highlight w:val="yellow"/>
            <w:rtl/>
            <w:rPrChange w:id="78" w:author="שרית מזרחי" w:date="2025-08-17T13:48:00Z">
              <w:rPr>
                <w:rtl/>
              </w:rPr>
            </w:rPrChange>
          </w:rPr>
          <w:t xml:space="preserve">  - </w:t>
        </w:r>
        <w:r w:rsidRPr="009F46BE">
          <w:rPr>
            <w:rFonts w:hint="cs"/>
            <w:highlight w:val="yellow"/>
            <w:rtl/>
            <w:rPrChange w:id="79" w:author="שרית מזרחי" w:date="2025-08-17T13:48:00Z">
              <w:rPr>
                <w:rFonts w:hint="cs"/>
                <w:rtl/>
              </w:rPr>
            </w:rPrChange>
          </w:rPr>
          <w:t>מילוי</w:t>
        </w:r>
        <w:r w:rsidRPr="009F46BE">
          <w:rPr>
            <w:highlight w:val="yellow"/>
            <w:rtl/>
            <w:rPrChange w:id="80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81" w:author="שרית מזרחי" w:date="2025-08-17T13:48:00Z">
              <w:rPr>
                <w:rFonts w:hint="cs"/>
                <w:rtl/>
              </w:rPr>
            </w:rPrChange>
          </w:rPr>
          <w:t>טופס</w:t>
        </w:r>
        <w:r w:rsidRPr="009F46BE">
          <w:rPr>
            <w:highlight w:val="yellow"/>
            <w:rtl/>
            <w:rPrChange w:id="82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83" w:author="שרית מזרחי" w:date="2025-08-17T13:48:00Z">
              <w:rPr>
                <w:rFonts w:hint="cs"/>
                <w:rtl/>
              </w:rPr>
            </w:rPrChange>
          </w:rPr>
          <w:t>הנחה</w:t>
        </w:r>
        <w:r w:rsidRPr="009F46BE">
          <w:rPr>
            <w:highlight w:val="yellow"/>
            <w:rtl/>
            <w:rPrChange w:id="84" w:author="שרית מזרחי" w:date="2025-08-17T13:48:00Z">
              <w:rPr>
                <w:rtl/>
              </w:rPr>
            </w:rPrChange>
          </w:rPr>
          <w:t>.</w:t>
        </w:r>
      </w:ins>
    </w:p>
    <w:p w14:paraId="6BA2A689" w14:textId="77777777" w:rsidR="009F46BE" w:rsidRPr="009F46BE" w:rsidRDefault="009F46BE" w:rsidP="009F46BE">
      <w:pPr>
        <w:pStyle w:val="a9"/>
        <w:numPr>
          <w:ilvl w:val="0"/>
          <w:numId w:val="28"/>
        </w:numPr>
        <w:spacing w:line="360" w:lineRule="auto"/>
        <w:rPr>
          <w:ins w:id="85" w:author="שרית מזרחי" w:date="2025-08-17T13:48:00Z"/>
          <w:highlight w:val="yellow"/>
          <w:rPrChange w:id="86" w:author="שרית מזרחי" w:date="2025-08-17T13:48:00Z">
            <w:rPr>
              <w:ins w:id="87" w:author="שרית מזרחי" w:date="2025-08-17T13:48:00Z"/>
            </w:rPr>
          </w:rPrChange>
        </w:rPr>
      </w:pPr>
      <w:ins w:id="88" w:author="שרית מזרחי" w:date="2025-08-17T13:48:00Z">
        <w:r w:rsidRPr="009F46BE">
          <w:rPr>
            <w:rFonts w:hint="cs"/>
            <w:highlight w:val="yellow"/>
            <w:rtl/>
            <w:rPrChange w:id="89" w:author="שרית מזרחי" w:date="2025-08-17T13:48:00Z">
              <w:rPr>
                <w:rFonts w:hint="cs"/>
                <w:rtl/>
              </w:rPr>
            </w:rPrChange>
          </w:rPr>
          <w:t>מכתב</w:t>
        </w:r>
        <w:r w:rsidRPr="009F46BE">
          <w:rPr>
            <w:highlight w:val="yellow"/>
            <w:rtl/>
            <w:rPrChange w:id="90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91" w:author="שרית מזרחי" w:date="2025-08-17T13:48:00Z">
              <w:rPr>
                <w:rFonts w:hint="cs"/>
                <w:rtl/>
              </w:rPr>
            </w:rPrChange>
          </w:rPr>
          <w:t>החלטה</w:t>
        </w:r>
        <w:r w:rsidRPr="009F46BE">
          <w:rPr>
            <w:highlight w:val="yellow"/>
            <w:rtl/>
            <w:rPrChange w:id="92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93" w:author="שרית מזרחי" w:date="2025-08-17T13:48:00Z">
              <w:rPr>
                <w:rFonts w:hint="cs"/>
                <w:rtl/>
              </w:rPr>
            </w:rPrChange>
          </w:rPr>
          <w:t>של</w:t>
        </w:r>
        <w:r w:rsidRPr="009F46BE">
          <w:rPr>
            <w:highlight w:val="yellow"/>
            <w:rtl/>
            <w:rPrChange w:id="94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95" w:author="שרית מזרחי" w:date="2025-08-17T13:48:00Z">
              <w:rPr>
                <w:rFonts w:hint="cs"/>
                <w:rtl/>
              </w:rPr>
            </w:rPrChange>
          </w:rPr>
          <w:t>ביטוח</w:t>
        </w:r>
        <w:r w:rsidRPr="009F46BE">
          <w:rPr>
            <w:highlight w:val="yellow"/>
            <w:rtl/>
            <w:rPrChange w:id="96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97" w:author="שרית מזרחי" w:date="2025-08-17T13:48:00Z">
              <w:rPr>
                <w:rFonts w:hint="cs"/>
                <w:rtl/>
              </w:rPr>
            </w:rPrChange>
          </w:rPr>
          <w:t>לאומי</w:t>
        </w:r>
        <w:r w:rsidRPr="009F46BE">
          <w:rPr>
            <w:highlight w:val="yellow"/>
            <w:rtl/>
            <w:rPrChange w:id="98" w:author="שרית מזרחי" w:date="2025-08-17T13:48:00Z">
              <w:rPr>
                <w:rtl/>
              </w:rPr>
            </w:rPrChange>
          </w:rPr>
          <w:t>.</w:t>
        </w:r>
      </w:ins>
    </w:p>
    <w:p w14:paraId="59DBB7D9" w14:textId="77777777" w:rsidR="009F46BE" w:rsidRPr="009F46BE" w:rsidRDefault="009F46BE" w:rsidP="009F46BE">
      <w:pPr>
        <w:pStyle w:val="a9"/>
        <w:numPr>
          <w:ilvl w:val="0"/>
          <w:numId w:val="28"/>
        </w:numPr>
        <w:spacing w:line="360" w:lineRule="auto"/>
        <w:rPr>
          <w:ins w:id="99" w:author="שרית מזרחי" w:date="2025-08-17T13:48:00Z"/>
          <w:highlight w:val="yellow"/>
          <w:rPrChange w:id="100" w:author="שרית מזרחי" w:date="2025-08-17T13:48:00Z">
            <w:rPr>
              <w:ins w:id="101" w:author="שרית מזרחי" w:date="2025-08-17T13:48:00Z"/>
            </w:rPr>
          </w:rPrChange>
        </w:rPr>
      </w:pPr>
      <w:ins w:id="102" w:author="שרית מזרחי" w:date="2025-08-17T13:48:00Z">
        <w:r w:rsidRPr="009F46BE">
          <w:rPr>
            <w:rFonts w:hint="cs"/>
            <w:highlight w:val="yellow"/>
            <w:rtl/>
            <w:rPrChange w:id="103" w:author="שרית מזרחי" w:date="2025-08-17T13:48:00Z">
              <w:rPr>
                <w:rFonts w:hint="cs"/>
                <w:rtl/>
              </w:rPr>
            </w:rPrChange>
          </w:rPr>
          <w:t>צילום</w:t>
        </w:r>
        <w:r w:rsidRPr="009F46BE">
          <w:rPr>
            <w:highlight w:val="yellow"/>
            <w:rtl/>
            <w:rPrChange w:id="104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105" w:author="שרית מזרחי" w:date="2025-08-17T13:48:00Z">
              <w:rPr>
                <w:rFonts w:hint="cs"/>
                <w:rtl/>
              </w:rPr>
            </w:rPrChange>
          </w:rPr>
          <w:t>ת</w:t>
        </w:r>
        <w:r w:rsidRPr="009F46BE">
          <w:rPr>
            <w:highlight w:val="yellow"/>
            <w:rtl/>
            <w:rPrChange w:id="106" w:author="שרית מזרחי" w:date="2025-08-17T13:48:00Z">
              <w:rPr>
                <w:rtl/>
              </w:rPr>
            </w:rPrChange>
          </w:rPr>
          <w:t>"</w:t>
        </w:r>
        <w:r w:rsidRPr="009F46BE">
          <w:rPr>
            <w:rFonts w:hint="cs"/>
            <w:highlight w:val="yellow"/>
            <w:rtl/>
            <w:rPrChange w:id="107" w:author="שרית מזרחי" w:date="2025-08-17T13:48:00Z">
              <w:rPr>
                <w:rFonts w:hint="cs"/>
                <w:rtl/>
              </w:rPr>
            </w:rPrChange>
          </w:rPr>
          <w:t>ז</w:t>
        </w:r>
        <w:r w:rsidRPr="009F46BE">
          <w:rPr>
            <w:highlight w:val="yellow"/>
            <w:rtl/>
            <w:rPrChange w:id="108" w:author="שרית מזרחי" w:date="2025-08-17T13:48:00Z">
              <w:rPr>
                <w:rtl/>
              </w:rPr>
            </w:rPrChange>
          </w:rPr>
          <w:t xml:space="preserve"> +</w:t>
        </w:r>
        <w:r w:rsidRPr="009F46BE">
          <w:rPr>
            <w:rFonts w:hint="cs"/>
            <w:highlight w:val="yellow"/>
            <w:rtl/>
            <w:rPrChange w:id="109" w:author="שרית מזרחי" w:date="2025-08-17T13:48:00Z">
              <w:rPr>
                <w:rFonts w:hint="cs"/>
                <w:rtl/>
              </w:rPr>
            </w:rPrChange>
          </w:rPr>
          <w:t>ספח</w:t>
        </w:r>
        <w:r w:rsidRPr="009F46BE">
          <w:rPr>
            <w:highlight w:val="yellow"/>
            <w:rtl/>
            <w:rPrChange w:id="110" w:author="שרית מזרחי" w:date="2025-08-17T13:48:00Z">
              <w:rPr>
                <w:rtl/>
              </w:rPr>
            </w:rPrChange>
          </w:rPr>
          <w:t>.</w:t>
        </w:r>
      </w:ins>
    </w:p>
    <w:p w14:paraId="5D28F731" w14:textId="77777777" w:rsidR="009F46BE" w:rsidRPr="009F46BE" w:rsidRDefault="009F46BE" w:rsidP="009F46BE">
      <w:pPr>
        <w:pStyle w:val="a9"/>
        <w:numPr>
          <w:ilvl w:val="0"/>
          <w:numId w:val="28"/>
        </w:numPr>
        <w:spacing w:line="360" w:lineRule="auto"/>
        <w:rPr>
          <w:ins w:id="111" w:author="שרית מזרחי" w:date="2025-08-17T13:48:00Z"/>
          <w:highlight w:val="yellow"/>
          <w:rPrChange w:id="112" w:author="שרית מזרחי" w:date="2025-08-17T13:48:00Z">
            <w:rPr>
              <w:ins w:id="113" w:author="שרית מזרחי" w:date="2025-08-17T13:48:00Z"/>
            </w:rPr>
          </w:rPrChange>
        </w:rPr>
      </w:pPr>
      <w:ins w:id="114" w:author="שרית מזרחי" w:date="2025-08-17T13:48:00Z">
        <w:r w:rsidRPr="009F46BE">
          <w:rPr>
            <w:rFonts w:hint="cs"/>
            <w:highlight w:val="yellow"/>
            <w:rtl/>
            <w:rPrChange w:id="115" w:author="שרית מזרחי" w:date="2025-08-17T13:48:00Z">
              <w:rPr>
                <w:rFonts w:hint="cs"/>
                <w:rtl/>
              </w:rPr>
            </w:rPrChange>
          </w:rPr>
          <w:t>חשבון</w:t>
        </w:r>
        <w:r w:rsidRPr="009F46BE">
          <w:rPr>
            <w:highlight w:val="yellow"/>
            <w:rtl/>
            <w:rPrChange w:id="116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117" w:author="שרית מזרחי" w:date="2025-08-17T13:48:00Z">
              <w:rPr>
                <w:rFonts w:hint="cs"/>
                <w:rtl/>
              </w:rPr>
            </w:rPrChange>
          </w:rPr>
          <w:t>ארנונה</w:t>
        </w:r>
        <w:r w:rsidRPr="009F46BE">
          <w:rPr>
            <w:highlight w:val="yellow"/>
            <w:rtl/>
            <w:rPrChange w:id="118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119" w:author="שרית מזרחי" w:date="2025-08-17T13:48:00Z">
              <w:rPr>
                <w:rFonts w:hint="cs"/>
                <w:rtl/>
              </w:rPr>
            </w:rPrChange>
          </w:rPr>
          <w:t>עדכני</w:t>
        </w:r>
        <w:r w:rsidRPr="009F46BE">
          <w:rPr>
            <w:highlight w:val="yellow"/>
            <w:rtl/>
            <w:rPrChange w:id="120" w:author="שרית מזרחי" w:date="2025-08-17T13:48:00Z">
              <w:rPr>
                <w:rtl/>
              </w:rPr>
            </w:rPrChange>
          </w:rPr>
          <w:t>/</w:t>
        </w:r>
        <w:r w:rsidRPr="009F46BE">
          <w:rPr>
            <w:rFonts w:hint="cs"/>
            <w:highlight w:val="yellow"/>
            <w:rtl/>
            <w:rPrChange w:id="121" w:author="שרית מזרחי" w:date="2025-08-17T13:48:00Z">
              <w:rPr>
                <w:rFonts w:hint="cs"/>
                <w:rtl/>
              </w:rPr>
            </w:rPrChange>
          </w:rPr>
          <w:t>אישור</w:t>
        </w:r>
        <w:r w:rsidRPr="009F46BE">
          <w:rPr>
            <w:highlight w:val="yellow"/>
            <w:rtl/>
            <w:rPrChange w:id="122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123" w:author="שרית מזרחי" w:date="2025-08-17T13:48:00Z">
              <w:rPr>
                <w:rFonts w:hint="cs"/>
                <w:rtl/>
              </w:rPr>
            </w:rPrChange>
          </w:rPr>
          <w:t>מגורים</w:t>
        </w:r>
        <w:r w:rsidRPr="009F46BE">
          <w:rPr>
            <w:highlight w:val="yellow"/>
            <w:rtl/>
            <w:rPrChange w:id="124" w:author="שרית מזרחי" w:date="2025-08-17T13:48:00Z">
              <w:rPr>
                <w:rtl/>
              </w:rPr>
            </w:rPrChange>
          </w:rPr>
          <w:t>.</w:t>
        </w:r>
      </w:ins>
    </w:p>
    <w:p w14:paraId="079FFA35" w14:textId="5FF82A23" w:rsidR="009F46BE" w:rsidRPr="009F46BE" w:rsidRDefault="006E2903" w:rsidP="009F46BE">
      <w:pPr>
        <w:pStyle w:val="a9"/>
        <w:numPr>
          <w:ilvl w:val="0"/>
          <w:numId w:val="26"/>
        </w:numPr>
        <w:spacing w:line="360" w:lineRule="auto"/>
        <w:rPr>
          <w:ins w:id="125" w:author="שרית מזרחי" w:date="2025-08-17T13:48:00Z"/>
          <w:highlight w:val="yellow"/>
          <w:rPrChange w:id="126" w:author="שרית מזרחי" w:date="2025-08-17T13:48:00Z">
            <w:rPr>
              <w:ins w:id="127" w:author="שרית מזרחי" w:date="2025-08-17T13:48:00Z"/>
            </w:rPr>
          </w:rPrChange>
        </w:rPr>
      </w:pPr>
      <w:ins w:id="128" w:author="שרית מזרחי" w:date="2025-08-27T11:12:00Z">
        <w:r>
          <w:rPr>
            <w:rFonts w:hint="cs"/>
            <w:b/>
            <w:bCs/>
            <w:highlight w:val="yellow"/>
            <w:u w:val="single"/>
            <w:rtl/>
          </w:rPr>
          <w:t>מחלקת חינוך</w:t>
        </w:r>
      </w:ins>
      <w:ins w:id="129" w:author="שרית מזרחי" w:date="2025-08-17T13:48:00Z">
        <w:r w:rsidR="009F46BE" w:rsidRPr="009F46BE">
          <w:rPr>
            <w:highlight w:val="yellow"/>
            <w:rtl/>
            <w:rPrChange w:id="130" w:author="שרית מזרחי" w:date="2025-08-17T13:48:00Z">
              <w:rPr>
                <w:rtl/>
              </w:rPr>
            </w:rPrChange>
          </w:rPr>
          <w:tab/>
        </w:r>
      </w:ins>
      <w:ins w:id="131" w:author="שרית מזרחי" w:date="2025-08-17T13:50:00Z">
        <w:r w:rsidR="009F46BE">
          <w:rPr>
            <w:rFonts w:hint="cs"/>
            <w:color w:val="FF0000"/>
            <w:highlight w:val="yellow"/>
            <w:rtl/>
          </w:rPr>
          <w:t xml:space="preserve">העוזר ימלא את טופס הבקשה להסעה </w:t>
        </w:r>
      </w:ins>
    </w:p>
    <w:p w14:paraId="1F4E69D8" w14:textId="77777777" w:rsidR="009F46BE" w:rsidRPr="009F46BE" w:rsidRDefault="009F46BE" w:rsidP="009F46BE">
      <w:pPr>
        <w:pStyle w:val="a9"/>
        <w:numPr>
          <w:ilvl w:val="0"/>
          <w:numId w:val="29"/>
        </w:numPr>
        <w:spacing w:line="360" w:lineRule="auto"/>
        <w:rPr>
          <w:ins w:id="132" w:author="שרית מזרחי" w:date="2025-08-17T13:48:00Z"/>
          <w:highlight w:val="yellow"/>
          <w:rPrChange w:id="133" w:author="שרית מזרחי" w:date="2025-08-17T13:48:00Z">
            <w:rPr>
              <w:ins w:id="134" w:author="שרית מזרחי" w:date="2025-08-17T13:48:00Z"/>
            </w:rPr>
          </w:rPrChange>
        </w:rPr>
      </w:pPr>
      <w:ins w:id="135" w:author="שרית מזרחי" w:date="2025-08-17T13:48:00Z">
        <w:r w:rsidRPr="009F46BE">
          <w:rPr>
            <w:rFonts w:hint="cs"/>
            <w:highlight w:val="yellow"/>
            <w:rtl/>
            <w:rPrChange w:id="136" w:author="שרית מזרחי" w:date="2025-08-17T13:48:00Z">
              <w:rPr>
                <w:rFonts w:hint="cs"/>
                <w:rtl/>
              </w:rPr>
            </w:rPrChange>
          </w:rPr>
          <w:t>טופס</w:t>
        </w:r>
        <w:r w:rsidRPr="009F46BE">
          <w:rPr>
            <w:highlight w:val="yellow"/>
            <w:rtl/>
            <w:rPrChange w:id="137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138" w:author="שרית מזרחי" w:date="2025-08-17T13:48:00Z">
              <w:rPr>
                <w:rFonts w:hint="cs"/>
                <w:rtl/>
              </w:rPr>
            </w:rPrChange>
          </w:rPr>
          <w:t>בקשה</w:t>
        </w:r>
        <w:r w:rsidRPr="009F46BE">
          <w:rPr>
            <w:highlight w:val="yellow"/>
            <w:rtl/>
            <w:rPrChange w:id="139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140" w:author="שרית מזרחי" w:date="2025-08-17T13:48:00Z">
              <w:rPr>
                <w:rFonts w:hint="cs"/>
                <w:rtl/>
              </w:rPr>
            </w:rPrChange>
          </w:rPr>
          <w:t>להסעה</w:t>
        </w:r>
        <w:r w:rsidRPr="009F46BE">
          <w:rPr>
            <w:highlight w:val="yellow"/>
            <w:rtl/>
            <w:rPrChange w:id="141" w:author="שרית מזרחי" w:date="2025-08-17T13:48:00Z">
              <w:rPr>
                <w:rtl/>
              </w:rPr>
            </w:rPrChange>
          </w:rPr>
          <w:t>.</w:t>
        </w:r>
      </w:ins>
    </w:p>
    <w:p w14:paraId="1E3F4BDA" w14:textId="77777777" w:rsidR="009F46BE" w:rsidRPr="009F46BE" w:rsidRDefault="009F46BE" w:rsidP="009F46BE">
      <w:pPr>
        <w:pStyle w:val="a9"/>
        <w:numPr>
          <w:ilvl w:val="0"/>
          <w:numId w:val="29"/>
        </w:numPr>
        <w:spacing w:line="360" w:lineRule="auto"/>
        <w:rPr>
          <w:ins w:id="142" w:author="שרית מזרחי" w:date="2025-08-17T13:48:00Z"/>
          <w:highlight w:val="yellow"/>
          <w:rPrChange w:id="143" w:author="שרית מזרחי" w:date="2025-08-17T13:48:00Z">
            <w:rPr>
              <w:ins w:id="144" w:author="שרית מזרחי" w:date="2025-08-17T13:48:00Z"/>
            </w:rPr>
          </w:rPrChange>
        </w:rPr>
      </w:pPr>
      <w:ins w:id="145" w:author="שרית מזרחי" w:date="2025-08-17T13:48:00Z">
        <w:r w:rsidRPr="009F46BE">
          <w:rPr>
            <w:rFonts w:hint="cs"/>
            <w:highlight w:val="yellow"/>
            <w:rtl/>
            <w:rPrChange w:id="146" w:author="שרית מזרחי" w:date="2025-08-17T13:48:00Z">
              <w:rPr>
                <w:rFonts w:hint="cs"/>
                <w:rtl/>
              </w:rPr>
            </w:rPrChange>
          </w:rPr>
          <w:t>מכתב</w:t>
        </w:r>
        <w:r w:rsidRPr="009F46BE">
          <w:rPr>
            <w:highlight w:val="yellow"/>
            <w:rtl/>
            <w:rPrChange w:id="147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148" w:author="שרית מזרחי" w:date="2025-08-17T13:48:00Z">
              <w:rPr>
                <w:rFonts w:hint="cs"/>
                <w:rtl/>
              </w:rPr>
            </w:rPrChange>
          </w:rPr>
          <w:t>החלטה</w:t>
        </w:r>
        <w:r w:rsidRPr="009F46BE">
          <w:rPr>
            <w:highlight w:val="yellow"/>
            <w:rtl/>
            <w:rPrChange w:id="149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150" w:author="שרית מזרחי" w:date="2025-08-17T13:48:00Z">
              <w:rPr>
                <w:rFonts w:hint="cs"/>
                <w:rtl/>
              </w:rPr>
            </w:rPrChange>
          </w:rPr>
          <w:t>של</w:t>
        </w:r>
        <w:r w:rsidRPr="009F46BE">
          <w:rPr>
            <w:highlight w:val="yellow"/>
            <w:rtl/>
            <w:rPrChange w:id="151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152" w:author="שרית מזרחי" w:date="2025-08-17T13:48:00Z">
              <w:rPr>
                <w:rFonts w:hint="cs"/>
                <w:rtl/>
              </w:rPr>
            </w:rPrChange>
          </w:rPr>
          <w:t>ביטוח</w:t>
        </w:r>
        <w:r w:rsidRPr="009F46BE">
          <w:rPr>
            <w:highlight w:val="yellow"/>
            <w:rtl/>
            <w:rPrChange w:id="153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154" w:author="שרית מזרחי" w:date="2025-08-17T13:48:00Z">
              <w:rPr>
                <w:rFonts w:hint="cs"/>
                <w:rtl/>
              </w:rPr>
            </w:rPrChange>
          </w:rPr>
          <w:t>לאומי</w:t>
        </w:r>
      </w:ins>
    </w:p>
    <w:p w14:paraId="7D4DAF80" w14:textId="77777777" w:rsidR="009F46BE" w:rsidRPr="009F46BE" w:rsidRDefault="009F46BE" w:rsidP="009F46BE">
      <w:pPr>
        <w:pStyle w:val="a9"/>
        <w:numPr>
          <w:ilvl w:val="0"/>
          <w:numId w:val="29"/>
        </w:numPr>
        <w:spacing w:line="360" w:lineRule="auto"/>
        <w:rPr>
          <w:ins w:id="155" w:author="שרית מזרחי" w:date="2025-08-17T13:48:00Z"/>
          <w:highlight w:val="yellow"/>
          <w:rPrChange w:id="156" w:author="שרית מזרחי" w:date="2025-08-17T13:48:00Z">
            <w:rPr>
              <w:ins w:id="157" w:author="שרית מזרחי" w:date="2025-08-17T13:48:00Z"/>
            </w:rPr>
          </w:rPrChange>
        </w:rPr>
      </w:pPr>
      <w:ins w:id="158" w:author="שרית מזרחי" w:date="2025-08-17T13:48:00Z">
        <w:r w:rsidRPr="009F46BE">
          <w:rPr>
            <w:rFonts w:hint="cs"/>
            <w:highlight w:val="yellow"/>
            <w:rtl/>
            <w:rPrChange w:id="159" w:author="שרית מזרחי" w:date="2025-08-17T13:48:00Z">
              <w:rPr>
                <w:rFonts w:hint="cs"/>
                <w:rtl/>
              </w:rPr>
            </w:rPrChange>
          </w:rPr>
          <w:t>אבחון</w:t>
        </w:r>
        <w:r w:rsidRPr="009F46BE">
          <w:rPr>
            <w:highlight w:val="yellow"/>
            <w:rtl/>
            <w:rPrChange w:id="160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161" w:author="שרית מזרחי" w:date="2025-08-17T13:48:00Z">
              <w:rPr>
                <w:rFonts w:hint="cs"/>
                <w:rtl/>
              </w:rPr>
            </w:rPrChange>
          </w:rPr>
          <w:t>עדכני</w:t>
        </w:r>
      </w:ins>
    </w:p>
    <w:p w14:paraId="2852C261" w14:textId="4E756A4A" w:rsidR="009F46BE" w:rsidRDefault="009F46BE" w:rsidP="009F46BE">
      <w:pPr>
        <w:pStyle w:val="a9"/>
        <w:numPr>
          <w:ilvl w:val="0"/>
          <w:numId w:val="29"/>
        </w:numPr>
        <w:spacing w:line="360" w:lineRule="auto"/>
        <w:rPr>
          <w:ins w:id="162" w:author="שרית מזרחי" w:date="2025-08-27T11:12:00Z"/>
          <w:highlight w:val="yellow"/>
        </w:rPr>
      </w:pPr>
      <w:ins w:id="163" w:author="שרית מזרחי" w:date="2025-08-17T13:48:00Z">
        <w:r w:rsidRPr="009F46BE">
          <w:rPr>
            <w:rFonts w:hint="cs"/>
            <w:highlight w:val="yellow"/>
            <w:rtl/>
            <w:rPrChange w:id="164" w:author="שרית מזרחי" w:date="2025-08-17T13:48:00Z">
              <w:rPr>
                <w:rFonts w:hint="cs"/>
                <w:rtl/>
              </w:rPr>
            </w:rPrChange>
          </w:rPr>
          <w:t>אישור</w:t>
        </w:r>
        <w:r w:rsidRPr="009F46BE">
          <w:rPr>
            <w:highlight w:val="yellow"/>
            <w:rtl/>
            <w:rPrChange w:id="165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166" w:author="שרית מזרחי" w:date="2025-08-17T13:48:00Z">
              <w:rPr>
                <w:rFonts w:hint="cs"/>
                <w:rtl/>
              </w:rPr>
            </w:rPrChange>
          </w:rPr>
          <w:t>רישום</w:t>
        </w:r>
        <w:r w:rsidRPr="009F46BE">
          <w:rPr>
            <w:highlight w:val="yellow"/>
            <w:rtl/>
            <w:rPrChange w:id="167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168" w:author="שרית מזרחי" w:date="2025-08-17T13:48:00Z">
              <w:rPr>
                <w:rFonts w:hint="cs"/>
                <w:rtl/>
              </w:rPr>
            </w:rPrChange>
          </w:rPr>
          <w:t>למוסד</w:t>
        </w:r>
        <w:r w:rsidRPr="009F46BE">
          <w:rPr>
            <w:highlight w:val="yellow"/>
            <w:rtl/>
            <w:rPrChange w:id="169" w:author="שרית מזרחי" w:date="2025-08-17T13:48:00Z">
              <w:rPr>
                <w:rtl/>
              </w:rPr>
            </w:rPrChange>
          </w:rPr>
          <w:t xml:space="preserve"> </w:t>
        </w:r>
        <w:r w:rsidRPr="009F46BE">
          <w:rPr>
            <w:rFonts w:hint="cs"/>
            <w:highlight w:val="yellow"/>
            <w:rtl/>
            <w:rPrChange w:id="170" w:author="שרית מזרחי" w:date="2025-08-17T13:48:00Z">
              <w:rPr>
                <w:rFonts w:hint="cs"/>
                <w:rtl/>
              </w:rPr>
            </w:rPrChange>
          </w:rPr>
          <w:t>חינוכי</w:t>
        </w:r>
        <w:r w:rsidRPr="009F46BE">
          <w:rPr>
            <w:highlight w:val="yellow"/>
            <w:rtl/>
            <w:rPrChange w:id="171" w:author="שרית מזרחי" w:date="2025-08-17T13:48:00Z">
              <w:rPr>
                <w:rtl/>
              </w:rPr>
            </w:rPrChange>
          </w:rPr>
          <w:t>.</w:t>
        </w:r>
      </w:ins>
    </w:p>
    <w:p w14:paraId="3AA0B94F" w14:textId="1AA54194" w:rsidR="0080455B" w:rsidRPr="00910DC5" w:rsidRDefault="006E2903">
      <w:pPr>
        <w:pStyle w:val="a9"/>
        <w:numPr>
          <w:ilvl w:val="0"/>
          <w:numId w:val="26"/>
        </w:numPr>
        <w:spacing w:line="360" w:lineRule="auto"/>
        <w:rPr>
          <w:ins w:id="172" w:author="שרית מזרחי" w:date="2025-08-31T07:36:00Z"/>
          <w:highlight w:val="yellow"/>
        </w:rPr>
        <w:pPrChange w:id="173" w:author="שרית מזרחי" w:date="2025-08-31T07:37:00Z">
          <w:pPr>
            <w:pStyle w:val="a9"/>
            <w:spacing w:line="360" w:lineRule="auto"/>
          </w:pPr>
        </w:pPrChange>
      </w:pPr>
      <w:ins w:id="174" w:author="שרית מזרחי" w:date="2025-08-27T11:12:00Z">
        <w:r w:rsidRPr="00FB6467">
          <w:rPr>
            <w:rFonts w:hint="cs"/>
            <w:b/>
            <w:bCs/>
            <w:highlight w:val="yellow"/>
            <w:rtl/>
            <w:rPrChange w:id="175" w:author="שרית מזרחי" w:date="2025-08-27T12:55:00Z">
              <w:rPr>
                <w:rFonts w:hint="cs"/>
                <w:highlight w:val="yellow"/>
                <w:rtl/>
              </w:rPr>
            </w:rPrChange>
          </w:rPr>
          <w:t>אגף</w:t>
        </w:r>
        <w:r w:rsidRPr="00FB6467">
          <w:rPr>
            <w:b/>
            <w:bCs/>
            <w:highlight w:val="yellow"/>
            <w:rtl/>
            <w:rPrChange w:id="176" w:author="שרית מזרחי" w:date="2025-08-27T12:55:00Z">
              <w:rPr>
                <w:highlight w:val="yellow"/>
                <w:rtl/>
              </w:rPr>
            </w:rPrChange>
          </w:rPr>
          <w:t xml:space="preserve"> </w:t>
        </w:r>
        <w:r w:rsidRPr="00FB6467">
          <w:rPr>
            <w:rFonts w:hint="cs"/>
            <w:b/>
            <w:bCs/>
            <w:highlight w:val="yellow"/>
            <w:rtl/>
            <w:rPrChange w:id="177" w:author="שרית מזרחי" w:date="2025-08-27T12:55:00Z">
              <w:rPr>
                <w:rFonts w:hint="cs"/>
                <w:highlight w:val="yellow"/>
                <w:rtl/>
              </w:rPr>
            </w:rPrChange>
          </w:rPr>
          <w:t>התנוע</w:t>
        </w:r>
      </w:ins>
      <w:ins w:id="178" w:author="שרית מזרחי" w:date="2025-08-27T11:13:00Z">
        <w:r w:rsidRPr="00FB6467">
          <w:rPr>
            <w:rFonts w:hint="cs"/>
            <w:b/>
            <w:bCs/>
            <w:highlight w:val="yellow"/>
            <w:rtl/>
            <w:rPrChange w:id="179" w:author="שרית מזרחי" w:date="2025-08-27T12:55:00Z">
              <w:rPr>
                <w:rFonts w:hint="cs"/>
                <w:highlight w:val="yellow"/>
                <w:rtl/>
              </w:rPr>
            </w:rPrChange>
          </w:rPr>
          <w:t>ה</w:t>
        </w:r>
        <w:r w:rsidRPr="00FB6467">
          <w:rPr>
            <w:b/>
            <w:bCs/>
            <w:highlight w:val="yellow"/>
            <w:rtl/>
            <w:rPrChange w:id="180" w:author="שרית מזרחי" w:date="2025-08-27T12:55:00Z">
              <w:rPr>
                <w:highlight w:val="yellow"/>
                <w:rtl/>
              </w:rPr>
            </w:rPrChange>
          </w:rPr>
          <w:t>/</w:t>
        </w:r>
        <w:r w:rsidRPr="00FB6467">
          <w:rPr>
            <w:rFonts w:hint="cs"/>
            <w:b/>
            <w:bCs/>
            <w:highlight w:val="yellow"/>
            <w:rtl/>
            <w:rPrChange w:id="181" w:author="שרית מזרחי" w:date="2025-08-27T12:55:00Z">
              <w:rPr>
                <w:rFonts w:hint="cs"/>
                <w:highlight w:val="yellow"/>
                <w:rtl/>
              </w:rPr>
            </w:rPrChange>
          </w:rPr>
          <w:t>התחבורה</w:t>
        </w:r>
        <w:r w:rsidRPr="00FB6467">
          <w:rPr>
            <w:b/>
            <w:bCs/>
            <w:highlight w:val="yellow"/>
            <w:rtl/>
            <w:rPrChange w:id="182" w:author="שרית מזרחי" w:date="2025-08-27T12:55:00Z">
              <w:rPr>
                <w:highlight w:val="yellow"/>
                <w:rtl/>
              </w:rPr>
            </w:rPrChange>
          </w:rPr>
          <w:t xml:space="preserve"> </w:t>
        </w:r>
        <w:r>
          <w:rPr>
            <w:highlight w:val="yellow"/>
            <w:rtl/>
          </w:rPr>
          <w:t>–</w:t>
        </w:r>
      </w:ins>
      <w:ins w:id="183" w:author="שרית מזרחי" w:date="2025-08-31T07:36:00Z">
        <w:r w:rsidR="0080455B" w:rsidRPr="0080455B">
          <w:rPr>
            <w:rFonts w:hint="cs"/>
            <w:highlight w:val="yellow"/>
            <w:rtl/>
          </w:rPr>
          <w:t xml:space="preserve"> </w:t>
        </w:r>
        <w:r w:rsidR="0080455B">
          <w:rPr>
            <w:rFonts w:hint="cs"/>
            <w:highlight w:val="yellow"/>
            <w:rtl/>
          </w:rPr>
          <w:t>סימון חניה לנכה</w:t>
        </w:r>
      </w:ins>
    </w:p>
    <w:p w14:paraId="097B701A" w14:textId="7BF45B21" w:rsidR="006E2903" w:rsidRDefault="0080455B" w:rsidP="0080455B">
      <w:pPr>
        <w:pStyle w:val="a9"/>
        <w:numPr>
          <w:ilvl w:val="1"/>
          <w:numId w:val="3"/>
        </w:numPr>
        <w:spacing w:line="360" w:lineRule="auto"/>
        <w:rPr>
          <w:ins w:id="184" w:author="שרית מזרחי" w:date="2025-08-31T07:37:00Z"/>
          <w:highlight w:val="yellow"/>
        </w:rPr>
      </w:pPr>
      <w:ins w:id="185" w:author="שרית מזרחי" w:date="2025-08-31T07:37:00Z">
        <w:r>
          <w:rPr>
            <w:rFonts w:hint="cs"/>
            <w:highlight w:val="yellow"/>
            <w:rtl/>
          </w:rPr>
          <w:t>טופס משרד התחבורה (16ב')</w:t>
        </w:r>
      </w:ins>
    </w:p>
    <w:p w14:paraId="68590263" w14:textId="5021366F" w:rsidR="0080455B" w:rsidRDefault="0080455B" w:rsidP="0080455B">
      <w:pPr>
        <w:pStyle w:val="a9"/>
        <w:numPr>
          <w:ilvl w:val="1"/>
          <w:numId w:val="3"/>
        </w:numPr>
        <w:spacing w:line="360" w:lineRule="auto"/>
        <w:rPr>
          <w:ins w:id="186" w:author="שרית מזרחי" w:date="2025-08-31T07:41:00Z"/>
          <w:highlight w:val="yellow"/>
        </w:rPr>
      </w:pPr>
      <w:ins w:id="187" w:author="שרית מזרחי" w:date="2025-08-31T07:37:00Z">
        <w:r>
          <w:rPr>
            <w:rFonts w:hint="cs"/>
            <w:highlight w:val="yellow"/>
            <w:rtl/>
          </w:rPr>
          <w:t>צילום תעודת זהות</w:t>
        </w:r>
      </w:ins>
    </w:p>
    <w:p w14:paraId="25322DDF" w14:textId="4ADB63DD" w:rsidR="0080455B" w:rsidRDefault="0080455B" w:rsidP="0080455B">
      <w:pPr>
        <w:pStyle w:val="a9"/>
        <w:numPr>
          <w:ilvl w:val="1"/>
          <w:numId w:val="3"/>
        </w:numPr>
        <w:spacing w:line="360" w:lineRule="auto"/>
        <w:rPr>
          <w:ins w:id="188" w:author="שרית מזרחי" w:date="2025-08-31T07:42:00Z"/>
          <w:highlight w:val="yellow"/>
        </w:rPr>
      </w:pPr>
      <w:ins w:id="189" w:author="שרית מזרחי" w:date="2025-08-31T07:41:00Z">
        <w:r>
          <w:rPr>
            <w:rFonts w:hint="cs"/>
            <w:highlight w:val="yellow"/>
            <w:rtl/>
          </w:rPr>
          <w:t>ר</w:t>
        </w:r>
      </w:ins>
      <w:ins w:id="190" w:author="שרית מזרחי" w:date="2025-08-31T07:42:00Z">
        <w:r>
          <w:rPr>
            <w:rFonts w:hint="cs"/>
            <w:highlight w:val="yellow"/>
            <w:rtl/>
          </w:rPr>
          <w:t>ישיון רכב</w:t>
        </w:r>
      </w:ins>
    </w:p>
    <w:p w14:paraId="5D92E828" w14:textId="3DF94263" w:rsidR="0080455B" w:rsidRDefault="0080455B">
      <w:pPr>
        <w:pStyle w:val="a9"/>
        <w:spacing w:line="360" w:lineRule="auto"/>
        <w:ind w:left="1440"/>
        <w:rPr>
          <w:ins w:id="191" w:author="שרית מזרחי" w:date="2025-08-27T11:13:00Z"/>
          <w:highlight w:val="yellow"/>
        </w:rPr>
        <w:pPrChange w:id="192" w:author="שרית מזרחי" w:date="2025-08-31T07:42:00Z">
          <w:pPr>
            <w:pStyle w:val="a9"/>
            <w:numPr>
              <w:numId w:val="26"/>
            </w:numPr>
            <w:spacing w:line="360" w:lineRule="auto"/>
            <w:ind w:hanging="360"/>
          </w:pPr>
        </w:pPrChange>
      </w:pPr>
    </w:p>
    <w:p w14:paraId="09F7C6E7" w14:textId="77777777" w:rsidR="009F46BE" w:rsidRPr="003E0BCF" w:rsidRDefault="009F46BE" w:rsidP="009F46BE">
      <w:pPr>
        <w:spacing w:line="360" w:lineRule="auto"/>
        <w:rPr>
          <w:ins w:id="193" w:author="שרית מזרחי" w:date="2025-08-17T13:48:00Z"/>
          <w:i/>
          <w:iCs/>
          <w:rtl/>
        </w:rPr>
      </w:pPr>
    </w:p>
    <w:p w14:paraId="4BAA0C1A" w14:textId="77777777" w:rsidR="009F46BE" w:rsidRPr="009F46BE" w:rsidRDefault="009F46BE" w:rsidP="001A0E96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</w:p>
    <w:p w14:paraId="75F392F4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3.3 המרכיבים הטכנולוגיים המתקדמים</w:t>
      </w:r>
    </w:p>
    <w:p w14:paraId="1C597E73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ליבת </w:t>
      </w:r>
      <w:r w:rsidRPr="001A0E96">
        <w:rPr>
          <w:rFonts w:ascii="David" w:eastAsia="Times New Roman" w:hAnsi="David" w:cs="David"/>
          <w:b/>
          <w:bCs/>
          <w:kern w:val="0"/>
          <w14:ligatures w14:val="none"/>
        </w:rPr>
        <w:t>AI</w:t>
      </w: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רב-לשונית וחכמה:</w:t>
      </w:r>
    </w:p>
    <w:p w14:paraId="3054B328" w14:textId="77777777" w:rsidR="001A0E96" w:rsidRPr="001A0E96" w:rsidRDefault="001A0E96" w:rsidP="009F46BE">
      <w:pPr>
        <w:numPr>
          <w:ilvl w:val="0"/>
          <w:numId w:val="6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14:ligatures w14:val="none"/>
        </w:rPr>
        <w:t>Conversational AI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בעברית, ערבית, רוסית, אמהרית</w:t>
      </w:r>
    </w:p>
    <w:p w14:paraId="3C69D3E8" w14:textId="77777777" w:rsidR="001A0E96" w:rsidRPr="001A0E96" w:rsidRDefault="001A0E96" w:rsidP="009F46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זיהוי פרואקטיבי של זכויות על בסיס פרופיל משפחתי דינמי</w:t>
      </w:r>
    </w:p>
    <w:p w14:paraId="42F344F8" w14:textId="77777777" w:rsidR="001A0E96" w:rsidRPr="001A0E96" w:rsidRDefault="001A0E96" w:rsidP="009F46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ניבוי צרכים עתידיים - זיהוי מעברי גיל, שינויי מצב</w:t>
      </w:r>
    </w:p>
    <w:p w14:paraId="09A9C832" w14:textId="77777777" w:rsidR="001A0E96" w:rsidRPr="001A0E96" w:rsidRDefault="001A0E96" w:rsidP="009F46B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מילוי טפסים אוטומטי ותזמון תהליכים חכם</w:t>
      </w:r>
    </w:p>
    <w:p w14:paraId="5171E16E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שכבת ליווי אנושי מערכתית:</w:t>
      </w:r>
    </w:p>
    <w:p w14:paraId="18E22CCE" w14:textId="77777777" w:rsidR="001A0E96" w:rsidRPr="001A0E96" w:rsidRDefault="001A0E96" w:rsidP="009F46BE">
      <w:pPr>
        <w:numPr>
          <w:ilvl w:val="0"/>
          <w:numId w:val="7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מלווים מקצועיים רב-תחומיים (עובדי זכאות, עו"ס, יועצי שיקום)</w:t>
      </w:r>
    </w:p>
    <w:p w14:paraId="37DD8745" w14:textId="77777777" w:rsidR="001A0E96" w:rsidRPr="001A0E96" w:rsidRDefault="001A0E96" w:rsidP="009F4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תיאום בין-גופי אקטיבי - ביטוח לאומי, רווחה, חינוך, בריאות</w:t>
      </w:r>
    </w:p>
    <w:p w14:paraId="489B30E4" w14:textId="77777777" w:rsidR="001A0E96" w:rsidRPr="001A0E96" w:rsidRDefault="001A0E96" w:rsidP="009F46B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ליווי רצוף לאורך זמן - לא רק פתרון נקודתי אלא התפתחות משפחתית</w:t>
      </w:r>
    </w:p>
    <w:p w14:paraId="04AF77F8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פלטפורמה רב-ערוצית ונגישה:</w:t>
      </w:r>
    </w:p>
    <w:p w14:paraId="5A9A101A" w14:textId="77777777" w:rsidR="001A0E96" w:rsidRPr="001A0E96" w:rsidRDefault="001A0E96" w:rsidP="009F46BE">
      <w:pPr>
        <w:numPr>
          <w:ilvl w:val="0"/>
          <w:numId w:val="8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אתר אינטרנט מותאם נגישות מלאה (</w:t>
      </w:r>
      <w:r w:rsidRPr="001A0E96">
        <w:rPr>
          <w:rFonts w:ascii="David" w:eastAsia="Times New Roman" w:hAnsi="David" w:cs="David"/>
          <w:kern w:val="0"/>
          <w14:ligatures w14:val="none"/>
        </w:rPr>
        <w:t>WCAG 2.2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63689953" w14:textId="77777777" w:rsidR="001A0E96" w:rsidRPr="001A0E96" w:rsidRDefault="001A0E96" w:rsidP="009F46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14:ligatures w14:val="none"/>
        </w:rPr>
        <w:t>WhatsApp Business - 54%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מהמבוגרים משתמשים</w:t>
      </w:r>
    </w:p>
    <w:p w14:paraId="3ECEE3DD" w14:textId="77777777" w:rsidR="001A0E96" w:rsidRPr="001A0E96" w:rsidRDefault="001A0E96" w:rsidP="009F46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מוקד קולי חכם עם </w:t>
      </w:r>
      <w:r w:rsidRPr="001A0E96">
        <w:rPr>
          <w:rFonts w:ascii="David" w:eastAsia="Times New Roman" w:hAnsi="David" w:cs="David"/>
          <w:kern w:val="0"/>
          <w14:ligatures w14:val="none"/>
        </w:rPr>
        <w:t>AI Voice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מתקדם</w:t>
      </w:r>
    </w:p>
    <w:p w14:paraId="22085F8B" w14:textId="77777777" w:rsidR="001A0E96" w:rsidRPr="001A0E96" w:rsidRDefault="001A0E96" w:rsidP="009F46B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אפליקציה סלולרית למעקב ועדכונים</w:t>
      </w:r>
    </w:p>
    <w:p w14:paraId="36460B33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3.4 תכולת הפיתוח - 18 חודשים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1350"/>
        <w:gridCol w:w="4124"/>
        <w:gridCol w:w="1032"/>
        <w:gridCol w:w="1796"/>
      </w:tblGrid>
      <w:tr w:rsidR="001A0E96" w:rsidRPr="001A0E96" w14:paraId="13B3CDB6" w14:textId="77777777" w:rsidTr="001A0E96">
        <w:tc>
          <w:tcPr>
            <w:tcW w:w="0" w:type="auto"/>
            <w:hideMark/>
          </w:tcPr>
          <w:p w14:paraId="382863BE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שלב</w:t>
            </w:r>
          </w:p>
        </w:tc>
        <w:tc>
          <w:tcPr>
            <w:tcW w:w="0" w:type="auto"/>
            <w:hideMark/>
          </w:tcPr>
          <w:p w14:paraId="00873D0E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תוכן</w:t>
            </w:r>
          </w:p>
        </w:tc>
        <w:tc>
          <w:tcPr>
            <w:tcW w:w="0" w:type="auto"/>
            <w:hideMark/>
          </w:tcPr>
          <w:p w14:paraId="5F3DEB12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משך</w:t>
            </w:r>
          </w:p>
        </w:tc>
        <w:tc>
          <w:tcPr>
            <w:tcW w:w="0" w:type="auto"/>
            <w:hideMark/>
          </w:tcPr>
          <w:p w14:paraId="656FF917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יעדים</w:t>
            </w:r>
          </w:p>
        </w:tc>
      </w:tr>
      <w:tr w:rsidR="001A0E96" w:rsidRPr="001A0E96" w14:paraId="59582DAB" w14:textId="77777777" w:rsidTr="001A0E96">
        <w:tc>
          <w:tcPr>
            <w:tcW w:w="0" w:type="auto"/>
            <w:hideMark/>
          </w:tcPr>
          <w:p w14:paraId="73E7773C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שלב 1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: MVP 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ופיילוט ראשוני</w:t>
            </w:r>
          </w:p>
        </w:tc>
        <w:tc>
          <w:tcPr>
            <w:tcW w:w="0" w:type="auto"/>
            <w:hideMark/>
          </w:tcPr>
          <w:p w14:paraId="11D63AE0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פיתוח ליבת</w:t>
            </w: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 AI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רב-לשונית עם מיקוד בעברית וערבית, אינטגרציה בסיסית עם מערכות ביטוח לאומי, פיילוט מבוקר עם 30 משפחות מאגף נכות ילד</w:t>
            </w:r>
          </w:p>
        </w:tc>
        <w:tc>
          <w:tcPr>
            <w:tcW w:w="0" w:type="auto"/>
            <w:hideMark/>
          </w:tcPr>
          <w:p w14:paraId="629D6370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חודשים 1-3</w:t>
            </w:r>
          </w:p>
        </w:tc>
        <w:tc>
          <w:tcPr>
            <w:tcW w:w="0" w:type="auto"/>
            <w:hideMark/>
          </w:tcPr>
          <w:p w14:paraId="4AFCA524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90%+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יציבות טכנית, משוב איכותי ראשוני</w:t>
            </w:r>
          </w:p>
        </w:tc>
      </w:tr>
      <w:tr w:rsidR="001A0E96" w:rsidRPr="001A0E96" w14:paraId="17EF2560" w14:textId="77777777" w:rsidTr="001A0E96">
        <w:tc>
          <w:tcPr>
            <w:tcW w:w="0" w:type="auto"/>
            <w:hideMark/>
          </w:tcPr>
          <w:p w14:paraId="26DCDFED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שלב 2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: Pre-Pilot 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מורחב</w:t>
            </w:r>
          </w:p>
        </w:tc>
        <w:tc>
          <w:tcPr>
            <w:tcW w:w="0" w:type="auto"/>
            <w:hideMark/>
          </w:tcPr>
          <w:p w14:paraId="028742AB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שיפור המערכת בהתבסס על למידה, הרחבה ל-200 משפחות בפריסה גאוגרפית, תחילת אינטגרציה עם משרד החינוך והבריאות</w:t>
            </w:r>
          </w:p>
        </w:tc>
        <w:tc>
          <w:tcPr>
            <w:tcW w:w="0" w:type="auto"/>
            <w:hideMark/>
          </w:tcPr>
          <w:p w14:paraId="1A155D1C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חודשים 3-6</w:t>
            </w:r>
          </w:p>
        </w:tc>
        <w:tc>
          <w:tcPr>
            <w:tcW w:w="0" w:type="auto"/>
            <w:hideMark/>
          </w:tcPr>
          <w:p w14:paraId="40A1BD7C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75%+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שביעות רצון, זיהוי מודל עסקי בר-קיימא</w:t>
            </w:r>
          </w:p>
        </w:tc>
      </w:tr>
      <w:tr w:rsidR="001A0E96" w:rsidRPr="001A0E96" w14:paraId="6270D151" w14:textId="77777777" w:rsidTr="001A0E96">
        <w:tc>
          <w:tcPr>
            <w:tcW w:w="0" w:type="auto"/>
            <w:hideMark/>
          </w:tcPr>
          <w:p w14:paraId="4C7999DC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שלב 3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: Pilot 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מלא</w:t>
            </w:r>
          </w:p>
        </w:tc>
        <w:tc>
          <w:tcPr>
            <w:tcW w:w="0" w:type="auto"/>
            <w:hideMark/>
          </w:tcPr>
          <w:p w14:paraId="7010596C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הפעלה מלאה של מענה הוליסטי 360, 1,500 משפחות בכל הארץ, מדידת</w:t>
            </w: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 ROI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מלאה ואופטימיזציה</w:t>
            </w:r>
          </w:p>
        </w:tc>
        <w:tc>
          <w:tcPr>
            <w:tcW w:w="0" w:type="auto"/>
            <w:hideMark/>
          </w:tcPr>
          <w:p w14:paraId="3E436F88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חודשים 6-12</w:t>
            </w:r>
          </w:p>
        </w:tc>
        <w:tc>
          <w:tcPr>
            <w:tcW w:w="0" w:type="auto"/>
            <w:hideMark/>
          </w:tcPr>
          <w:p w14:paraId="3C1A9271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50%+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שיפור במיצוי זכויות</w:t>
            </w: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, ROI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חיובי</w:t>
            </w:r>
          </w:p>
        </w:tc>
      </w:tr>
      <w:tr w:rsidR="001A0E96" w:rsidRPr="001A0E96" w14:paraId="2543250D" w14:textId="77777777" w:rsidTr="001A0E96">
        <w:tc>
          <w:tcPr>
            <w:tcW w:w="0" w:type="auto"/>
            <w:hideMark/>
          </w:tcPr>
          <w:p w14:paraId="1D1AE938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שלב 4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: Scale 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ארצי</w:t>
            </w:r>
          </w:p>
        </w:tc>
        <w:tc>
          <w:tcPr>
            <w:tcW w:w="0" w:type="auto"/>
            <w:hideMark/>
          </w:tcPr>
          <w:p w14:paraId="2C71C630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פריסה ל-15,000 משפחות, הכנת מודלים לאבטלה ושיקום תעסוקתי, יסודות לפלטפורמת</w:t>
            </w: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 One-Gov</w:t>
            </w:r>
          </w:p>
        </w:tc>
        <w:tc>
          <w:tcPr>
            <w:tcW w:w="0" w:type="auto"/>
            <w:hideMark/>
          </w:tcPr>
          <w:p w14:paraId="23CCE5CC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חודשים 12-18</w:t>
            </w:r>
          </w:p>
        </w:tc>
        <w:tc>
          <w:tcPr>
            <w:tcW w:w="0" w:type="auto"/>
            <w:hideMark/>
          </w:tcPr>
          <w:p w14:paraId="06988C18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מודל מוכח לשכפול, תשתית לחדשנות נוספת</w:t>
            </w:r>
          </w:p>
        </w:tc>
      </w:tr>
    </w:tbl>
    <w:p w14:paraId="7AC42D91" w14:textId="77777777" w:rsidR="001A0E96" w:rsidRPr="001A0E96" w:rsidRDefault="00B237E1" w:rsidP="001A0E96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2A3E9264">
          <v:rect id="_x0000_i1027" style="width:0;height:1.5pt" o:hralign="right" o:hrstd="t" o:hr="t" fillcolor="#a0a0a0" stroked="f"/>
        </w:pict>
      </w:r>
    </w:p>
    <w:p w14:paraId="1BF11D45" w14:textId="11D6DC0A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</w:p>
    <w:p w14:paraId="0BFCA6BA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4. למידה מהעולם - מודלים מוכחים</w:t>
      </w:r>
    </w:p>
    <w:p w14:paraId="7694EC0F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4.1 מקרי הצלחה בינלאומיים מתועדים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1650"/>
        <w:gridCol w:w="1656"/>
        <w:gridCol w:w="3394"/>
        <w:gridCol w:w="1602"/>
      </w:tblGrid>
      <w:tr w:rsidR="001A0E96" w:rsidRPr="001A0E96" w14:paraId="12A1D891" w14:textId="77777777" w:rsidTr="001A0E96">
        <w:tc>
          <w:tcPr>
            <w:tcW w:w="0" w:type="auto"/>
            <w:hideMark/>
          </w:tcPr>
          <w:p w14:paraId="4A30E805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מדינה/ארגון</w:t>
            </w:r>
          </w:p>
        </w:tc>
        <w:tc>
          <w:tcPr>
            <w:tcW w:w="0" w:type="auto"/>
            <w:hideMark/>
          </w:tcPr>
          <w:p w14:paraId="5141E94C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פתרון</w:t>
            </w:r>
          </w:p>
        </w:tc>
        <w:tc>
          <w:tcPr>
            <w:tcW w:w="0" w:type="auto"/>
            <w:hideMark/>
          </w:tcPr>
          <w:p w14:paraId="689FEE82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תוצאות</w:t>
            </w:r>
          </w:p>
        </w:tc>
        <w:tc>
          <w:tcPr>
            <w:tcW w:w="0" w:type="auto"/>
            <w:hideMark/>
          </w:tcPr>
          <w:p w14:paraId="5A8DF2A0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תובנה ליישום</w:t>
            </w:r>
          </w:p>
        </w:tc>
      </w:tr>
      <w:tr w:rsidR="001A0E96" w:rsidRPr="001A0E96" w14:paraId="1F4AFE76" w14:textId="77777777" w:rsidTr="001A0E96">
        <w:tc>
          <w:tcPr>
            <w:tcW w:w="0" w:type="auto"/>
            <w:hideMark/>
          </w:tcPr>
          <w:p w14:paraId="65FDF07D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פינלנד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 (KELA)</w:t>
            </w:r>
          </w:p>
        </w:tc>
        <w:tc>
          <w:tcPr>
            <w:tcW w:w="0" w:type="auto"/>
            <w:hideMark/>
          </w:tcPr>
          <w:p w14:paraId="59FFE5FE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proofErr w:type="spellStart"/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צ'אטבוט</w:t>
            </w:r>
            <w:proofErr w:type="spellEnd"/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רב-לשוני מ-2017</w:t>
            </w:r>
          </w:p>
        </w:tc>
        <w:tc>
          <w:tcPr>
            <w:tcW w:w="0" w:type="auto"/>
            <w:hideMark/>
          </w:tcPr>
          <w:p w14:paraId="49272168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3M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אינטראקציות/שנה</w:t>
            </w: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&lt;</w:t>
            </w:r>
            <w:proofErr w:type="spellStart"/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br</w:t>
            </w:r>
            <w:proofErr w:type="spellEnd"/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/&gt;72%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שירות דיגיטלי</w:t>
            </w:r>
          </w:p>
        </w:tc>
        <w:tc>
          <w:tcPr>
            <w:tcW w:w="0" w:type="auto"/>
            <w:hideMark/>
          </w:tcPr>
          <w:p w14:paraId="7D396E57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יחס 80:20</w:t>
            </w: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 AI: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אנושי מיטבי</w:t>
            </w:r>
          </w:p>
        </w:tc>
      </w:tr>
      <w:tr w:rsidR="001A0E96" w:rsidRPr="001A0E96" w14:paraId="46CBCE91" w14:textId="77777777" w:rsidTr="001A0E96">
        <w:tc>
          <w:tcPr>
            <w:tcW w:w="0" w:type="auto"/>
            <w:hideMark/>
          </w:tcPr>
          <w:p w14:paraId="1B10BC47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בריטניה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 (NHS)</w:t>
            </w:r>
          </w:p>
        </w:tc>
        <w:tc>
          <w:tcPr>
            <w:tcW w:w="0" w:type="auto"/>
            <w:hideMark/>
          </w:tcPr>
          <w:p w14:paraId="6C13A73D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Limbic AI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לבריאות נפש</w:t>
            </w:r>
          </w:p>
        </w:tc>
        <w:tc>
          <w:tcPr>
            <w:tcW w:w="0" w:type="auto"/>
            <w:hideMark/>
          </w:tcPr>
          <w:p w14:paraId="4903B8E2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Arial" w:eastAsia="Times New Roman" w:hAnsi="Arial" w:cs="Arial"/>
                <w:kern w:val="0"/>
                <w14:ligatures w14:val="none"/>
              </w:rPr>
              <w:t>↑</w:t>
            </w: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30%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בהפניות</w:t>
            </w: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&lt;</w:t>
            </w:r>
            <w:proofErr w:type="spellStart"/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br</w:t>
            </w:r>
            <w:proofErr w:type="spellEnd"/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/&gt;98.7%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שביעות רצון</w:t>
            </w:r>
          </w:p>
        </w:tc>
        <w:tc>
          <w:tcPr>
            <w:tcW w:w="0" w:type="auto"/>
            <w:hideMark/>
          </w:tcPr>
          <w:p w14:paraId="2ED89B55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ממשק נגיש = אימוץ גבוה</w:t>
            </w:r>
          </w:p>
        </w:tc>
      </w:tr>
      <w:tr w:rsidR="001A0E96" w:rsidRPr="001A0E96" w14:paraId="1C73FE69" w14:textId="77777777" w:rsidTr="001A0E96">
        <w:tc>
          <w:tcPr>
            <w:tcW w:w="0" w:type="auto"/>
            <w:hideMark/>
          </w:tcPr>
          <w:p w14:paraId="13C05D7B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הודו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 (</w:t>
            </w:r>
            <w:proofErr w:type="spellStart"/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Jugalbandi</w:t>
            </w:r>
            <w:proofErr w:type="spellEnd"/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55CEF220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WhatsApp AI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ב-10 שפות</w:t>
            </w:r>
          </w:p>
        </w:tc>
        <w:tc>
          <w:tcPr>
            <w:tcW w:w="0" w:type="auto"/>
            <w:hideMark/>
          </w:tcPr>
          <w:p w14:paraId="7F2BA989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170+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תוכניות נגישות</w:t>
            </w:r>
          </w:p>
        </w:tc>
        <w:tc>
          <w:tcPr>
            <w:tcW w:w="0" w:type="auto"/>
            <w:hideMark/>
          </w:tcPr>
          <w:p w14:paraId="4913ECE6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רב-לשוניות מפחיתה פערים</w:t>
            </w:r>
          </w:p>
        </w:tc>
      </w:tr>
      <w:tr w:rsidR="001A0E96" w:rsidRPr="001A0E96" w14:paraId="1E644239" w14:textId="77777777" w:rsidTr="001A0E96">
        <w:tc>
          <w:tcPr>
            <w:tcW w:w="0" w:type="auto"/>
            <w:hideMark/>
          </w:tcPr>
          <w:p w14:paraId="28F3C73B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lastRenderedPageBreak/>
              <w:t>אוהיו, ארה"ב</w:t>
            </w:r>
          </w:p>
        </w:tc>
        <w:tc>
          <w:tcPr>
            <w:tcW w:w="0" w:type="auto"/>
            <w:hideMark/>
          </w:tcPr>
          <w:p w14:paraId="2B2EE80B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Medicaid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אוטומציה</w:t>
            </w:r>
          </w:p>
        </w:tc>
        <w:tc>
          <w:tcPr>
            <w:tcW w:w="0" w:type="auto"/>
            <w:hideMark/>
          </w:tcPr>
          <w:p w14:paraId="4188BE05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7-10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ימים </w:t>
            </w:r>
            <w:r w:rsidRPr="001A0E96">
              <w:rPr>
                <w:rFonts w:ascii="Arial" w:eastAsia="Times New Roman" w:hAnsi="Arial" w:cs="Arial" w:hint="cs"/>
                <w:kern w:val="0"/>
                <w:rtl/>
                <w14:ligatures w14:val="none"/>
              </w:rPr>
              <w:t>→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</w:t>
            </w:r>
            <w:r w:rsidRPr="001A0E96"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יום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</w:t>
            </w:r>
            <w:r w:rsidRPr="001A0E96">
              <w:rPr>
                <w:rFonts w:ascii="David" w:eastAsia="Times New Roman" w:hAnsi="David" w:cs="David" w:hint="cs"/>
                <w:kern w:val="0"/>
                <w:rtl/>
                <w14:ligatures w14:val="none"/>
              </w:rPr>
              <w:t>אחד</w:t>
            </w:r>
          </w:p>
        </w:tc>
        <w:tc>
          <w:tcPr>
            <w:tcW w:w="0" w:type="auto"/>
            <w:hideMark/>
          </w:tcPr>
          <w:p w14:paraId="35EE9F5B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אוטומציה דרמטית אפשרית</w:t>
            </w:r>
          </w:p>
        </w:tc>
      </w:tr>
      <w:tr w:rsidR="001A0E96" w:rsidRPr="001A0E96" w14:paraId="37CE1F09" w14:textId="77777777" w:rsidTr="001A0E96">
        <w:tc>
          <w:tcPr>
            <w:tcW w:w="0" w:type="auto"/>
            <w:hideMark/>
          </w:tcPr>
          <w:p w14:paraId="074D4839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קנדה</w:t>
            </w:r>
          </w:p>
        </w:tc>
        <w:tc>
          <w:tcPr>
            <w:tcW w:w="0" w:type="auto"/>
            <w:hideMark/>
          </w:tcPr>
          <w:p w14:paraId="3AD85912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CPP Disability Chat</w:t>
            </w:r>
          </w:p>
        </w:tc>
        <w:tc>
          <w:tcPr>
            <w:tcW w:w="0" w:type="auto"/>
            <w:hideMark/>
          </w:tcPr>
          <w:p w14:paraId="18DDE161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שיפור ללא שינוי חקיקה</w:t>
            </w:r>
          </w:p>
        </w:tc>
        <w:tc>
          <w:tcPr>
            <w:tcW w:w="0" w:type="auto"/>
            <w:hideMark/>
          </w:tcPr>
          <w:p w14:paraId="131C17EA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חדשנות במסגרת קיימת</w:t>
            </w:r>
          </w:p>
        </w:tc>
      </w:tr>
    </w:tbl>
    <w:p w14:paraId="79896A7E" w14:textId="77777777" w:rsidR="001A0E96" w:rsidRPr="001A0E96" w:rsidRDefault="001A0E96" w:rsidP="001A0E96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4.2 עקרונות הצלחה מוכחים</w:t>
      </w:r>
    </w:p>
    <w:p w14:paraId="27C755E4" w14:textId="77777777" w:rsidR="001A0E96" w:rsidRPr="001A0E96" w:rsidRDefault="001A0E96" w:rsidP="009F46BE">
      <w:pPr>
        <w:numPr>
          <w:ilvl w:val="0"/>
          <w:numId w:val="9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שילוב </w:t>
      </w:r>
      <w:r w:rsidRPr="001A0E96">
        <w:rPr>
          <w:rFonts w:ascii="David" w:eastAsia="Times New Roman" w:hAnsi="David" w:cs="David"/>
          <w:kern w:val="0"/>
          <w14:ligatures w14:val="none"/>
        </w:rPr>
        <w:t>AI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+ אנושי עולה על כל צד לבדו</w:t>
      </w:r>
    </w:p>
    <w:p w14:paraId="2536D7E2" w14:textId="77777777" w:rsidR="001A0E96" w:rsidRPr="001A0E96" w:rsidRDefault="001A0E96" w:rsidP="009F46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גישה פרואקטיבית (המערכת יוזמת) מגדילה מיצוי פי 2-3</w:t>
      </w:r>
    </w:p>
    <w:p w14:paraId="4404BA97" w14:textId="77777777" w:rsidR="001A0E96" w:rsidRPr="001A0E96" w:rsidRDefault="001A0E96" w:rsidP="009F46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רב-לשוניות קריטית להפחתת פערים חברתיים</w:t>
      </w:r>
    </w:p>
    <w:p w14:paraId="04770342" w14:textId="77777777" w:rsidR="001A0E96" w:rsidRPr="001A0E96" w:rsidRDefault="001A0E96" w:rsidP="009F46B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רציפות בין ערוצים מונעת נטישה ומגבירה אמון</w:t>
      </w:r>
    </w:p>
    <w:p w14:paraId="64C4AAA1" w14:textId="77777777" w:rsidR="001A0E96" w:rsidRPr="001A0E96" w:rsidRDefault="00B237E1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3D82DB72">
          <v:rect id="_x0000_i1028" style="width:0;height:1.5pt" o:hralign="right" o:hrstd="t" o:hr="t" fillcolor="#a0a0a0" stroked="f"/>
        </w:pict>
      </w:r>
    </w:p>
    <w:p w14:paraId="67D2D068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5. תחזית השפעה מבוססת מחקר עומק</w:t>
      </w:r>
    </w:p>
    <w:p w14:paraId="1D921188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5.1 השפעה צפויה על שיעור מיצוי הזכויות</w:t>
      </w:r>
    </w:p>
    <w:p w14:paraId="07B74987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מבוסס על נתוני מחקר בינלאומיים ונתוני ביטוח לאומי:</w:t>
      </w:r>
    </w:p>
    <w:p w14:paraId="1D8C7F96" w14:textId="77777777" w:rsidR="001A0E96" w:rsidRPr="001A0E96" w:rsidRDefault="001A0E96" w:rsidP="009F46BE">
      <w:pPr>
        <w:numPr>
          <w:ilvl w:val="0"/>
          <w:numId w:val="10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Arial" w:eastAsia="Times New Roman" w:hAnsi="Arial" w:cs="Arial" w:hint="cs"/>
          <w:b/>
          <w:bCs/>
          <w:kern w:val="0"/>
          <w:rtl/>
          <w14:ligatures w14:val="none"/>
        </w:rPr>
        <w:t>↑</w:t>
      </w: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40-60% </w:t>
      </w:r>
      <w:r w:rsidRPr="001A0E96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במיצוי</w:t>
      </w: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1A0E96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זכויות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בקרב אוכלוסיות פגיעות</w:t>
      </w:r>
    </w:p>
    <w:p w14:paraId="3207522B" w14:textId="77777777" w:rsidR="001A0E96" w:rsidRPr="001A0E96" w:rsidRDefault="001A0E96" w:rsidP="009F46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Arial" w:eastAsia="Times New Roman" w:hAnsi="Arial" w:cs="Arial" w:hint="cs"/>
          <w:b/>
          <w:bCs/>
          <w:kern w:val="0"/>
          <w:rtl/>
          <w14:ligatures w14:val="none"/>
        </w:rPr>
        <w:t>↓</w:t>
      </w: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30-50% </w:t>
      </w:r>
      <w:r w:rsidRPr="001A0E96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בפניות</w:t>
      </w: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</w:t>
      </w:r>
      <w:r w:rsidRPr="001A0E96">
        <w:rPr>
          <w:rFonts w:ascii="David" w:eastAsia="Times New Roman" w:hAnsi="David" w:cs="David" w:hint="cs"/>
          <w:b/>
          <w:bCs/>
          <w:kern w:val="0"/>
          <w:rtl/>
          <w14:ligatures w14:val="none"/>
        </w:rPr>
        <w:t>חוזרות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דרך מענה הוליסטי</w:t>
      </w:r>
    </w:p>
    <w:p w14:paraId="5DE809B2" w14:textId="77777777" w:rsidR="001A0E96" w:rsidRPr="001A0E96" w:rsidRDefault="001A0E96" w:rsidP="009F46B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14:ligatures w14:val="none"/>
        </w:rPr>
        <w:t xml:space="preserve">NPS </w:t>
      </w:r>
      <w:r w:rsidRPr="001A0E96">
        <w:rPr>
          <w:rFonts w:ascii="Cambria Math" w:eastAsia="Times New Roman" w:hAnsi="Cambria Math" w:cs="Cambria Math"/>
          <w:b/>
          <w:bCs/>
          <w:kern w:val="0"/>
          <w14:ligatures w14:val="none"/>
        </w:rPr>
        <w:t>≥</w:t>
      </w:r>
      <w:r w:rsidRPr="001A0E96">
        <w:rPr>
          <w:rFonts w:ascii="David" w:eastAsia="Times New Roman" w:hAnsi="David" w:cs="David"/>
          <w:b/>
          <w:bCs/>
          <w:kern w:val="0"/>
          <w14:ligatures w14:val="none"/>
        </w:rPr>
        <w:t xml:space="preserve"> +50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- מהפכה בחוויית האזרח</w:t>
      </w:r>
    </w:p>
    <w:p w14:paraId="29C8D5D8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5.2 השפעה על יעילות תהליכים</w:t>
      </w:r>
    </w:p>
    <w:p w14:paraId="18C093B1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חיסכון בזמן (נתונים מבוססי מחקר):</w:t>
      </w:r>
    </w:p>
    <w:p w14:paraId="2EEEA712" w14:textId="77777777" w:rsidR="001A0E96" w:rsidRPr="001A0E96" w:rsidRDefault="001A0E96" w:rsidP="009F46BE">
      <w:pPr>
        <w:numPr>
          <w:ilvl w:val="0"/>
          <w:numId w:val="11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תהליכים פשוטים: מימים לשעות (80-90% צמצום)</w:t>
      </w:r>
    </w:p>
    <w:p w14:paraId="148C391B" w14:textId="77777777" w:rsidR="001A0E96" w:rsidRPr="001A0E96" w:rsidRDefault="001A0E96" w:rsidP="009F46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תהליכים מורכבים: מ-60 ימים ל-20 ימים (67% צמצום)</w:t>
      </w:r>
    </w:p>
    <w:p w14:paraId="627772EF" w14:textId="77777777" w:rsidR="001A0E96" w:rsidRPr="001A0E96" w:rsidRDefault="001A0E96" w:rsidP="009F46B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תיאום בין-גופי: ממועדים נפרדים לתהליך מתואם אחד</w:t>
      </w:r>
    </w:p>
    <w:p w14:paraId="1B812886" w14:textId="77777777" w:rsidR="001A0E96" w:rsidRPr="001A0E96" w:rsidRDefault="001A0E96" w:rsidP="001A0E96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חיסכון כלכלי מפורט:</w:t>
      </w:r>
    </w:p>
    <w:p w14:paraId="44FC4D29" w14:textId="77777777" w:rsidR="001A0E96" w:rsidRPr="001A0E96" w:rsidRDefault="001A0E96" w:rsidP="009F46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8-15 ₪ חיסכון ישיר לאינטראקציה (</w:t>
      </w:r>
      <w:proofErr w:type="spellStart"/>
      <w:r w:rsidRPr="001A0E96">
        <w:rPr>
          <w:rFonts w:ascii="David" w:eastAsia="Times New Roman" w:hAnsi="David" w:cs="David"/>
          <w:kern w:val="0"/>
          <w14:ligatures w14:val="none"/>
        </w:rPr>
        <w:t>VoiceSpin</w:t>
      </w:r>
      <w:proofErr w:type="spellEnd"/>
      <w:r w:rsidRPr="001A0E96">
        <w:rPr>
          <w:rFonts w:ascii="David" w:eastAsia="Times New Roman" w:hAnsi="David" w:cs="David"/>
          <w:kern w:val="0"/>
          <w14:ligatures w14:val="none"/>
        </w:rPr>
        <w:t xml:space="preserve"> Research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1E28E561" w14:textId="77777777" w:rsidR="001A0E96" w:rsidRPr="001A0E96" w:rsidRDefault="001A0E96" w:rsidP="009F46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15-25 ₪ עלות נציג אנושי מול ~0 ₪ </w:t>
      </w:r>
      <w:proofErr w:type="spellStart"/>
      <w:r w:rsidRPr="001A0E96">
        <w:rPr>
          <w:rFonts w:ascii="David" w:eastAsia="Times New Roman" w:hAnsi="David" w:cs="David"/>
          <w:kern w:val="0"/>
          <w:rtl/>
          <w14:ligatures w14:val="none"/>
        </w:rPr>
        <w:t>בוט</w:t>
      </w:r>
      <w:proofErr w:type="spellEnd"/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לפניות פשוטות</w:t>
      </w:r>
    </w:p>
    <w:p w14:paraId="21F478A8" w14:textId="77777777" w:rsidR="001A0E96" w:rsidRPr="001A0E96" w:rsidRDefault="001A0E96" w:rsidP="009F46B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200-500 ₪ חיסכון כולל למקרה (כולל מניעת פניות חוזרות)</w:t>
      </w:r>
    </w:p>
    <w:p w14:paraId="3AC58445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5.3 </w:t>
      </w: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ROI</w:t>
      </w: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מחושב ומודלים כלכליים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1212"/>
        <w:gridCol w:w="1452"/>
        <w:gridCol w:w="1438"/>
        <w:gridCol w:w="1339"/>
        <w:gridCol w:w="721"/>
      </w:tblGrid>
      <w:tr w:rsidR="001A0E96" w:rsidRPr="001A0E96" w14:paraId="0A494532" w14:textId="77777777" w:rsidTr="001A0E96">
        <w:tc>
          <w:tcPr>
            <w:tcW w:w="0" w:type="auto"/>
            <w:hideMark/>
          </w:tcPr>
          <w:p w14:paraId="46703098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תרחיש</w:t>
            </w:r>
          </w:p>
        </w:tc>
        <w:tc>
          <w:tcPr>
            <w:tcW w:w="0" w:type="auto"/>
            <w:hideMark/>
          </w:tcPr>
          <w:p w14:paraId="590515C7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משפחות/שנה</w:t>
            </w:r>
          </w:p>
        </w:tc>
        <w:tc>
          <w:tcPr>
            <w:tcW w:w="0" w:type="auto"/>
            <w:hideMark/>
          </w:tcPr>
          <w:p w14:paraId="332155FA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חיסכון/מקרה</w:t>
            </w:r>
          </w:p>
        </w:tc>
        <w:tc>
          <w:tcPr>
            <w:tcW w:w="0" w:type="auto"/>
            <w:hideMark/>
          </w:tcPr>
          <w:p w14:paraId="20EC13C4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חיסכון שנתי</w:t>
            </w:r>
          </w:p>
        </w:tc>
        <w:tc>
          <w:tcPr>
            <w:tcW w:w="0" w:type="auto"/>
            <w:hideMark/>
          </w:tcPr>
          <w:p w14:paraId="1BBF05AC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ROI</w:t>
            </w:r>
          </w:p>
        </w:tc>
      </w:tr>
      <w:tr w:rsidR="001A0E96" w:rsidRPr="001A0E96" w14:paraId="2E736E74" w14:textId="77777777" w:rsidTr="001A0E96">
        <w:tc>
          <w:tcPr>
            <w:tcW w:w="0" w:type="auto"/>
            <w:hideMark/>
          </w:tcPr>
          <w:p w14:paraId="37F03AFF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מינימלי</w:t>
            </w:r>
          </w:p>
        </w:tc>
        <w:tc>
          <w:tcPr>
            <w:tcW w:w="0" w:type="auto"/>
            <w:hideMark/>
          </w:tcPr>
          <w:p w14:paraId="16142C72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5,000</w:t>
            </w:r>
          </w:p>
        </w:tc>
        <w:tc>
          <w:tcPr>
            <w:tcW w:w="0" w:type="auto"/>
            <w:hideMark/>
          </w:tcPr>
          <w:p w14:paraId="1EF9C2CB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200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₪</w:t>
            </w:r>
          </w:p>
        </w:tc>
        <w:tc>
          <w:tcPr>
            <w:tcW w:w="0" w:type="auto"/>
            <w:hideMark/>
          </w:tcPr>
          <w:p w14:paraId="6EB2B41E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1.0M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₪</w:t>
            </w:r>
          </w:p>
        </w:tc>
        <w:tc>
          <w:tcPr>
            <w:tcW w:w="0" w:type="auto"/>
            <w:hideMark/>
          </w:tcPr>
          <w:p w14:paraId="58B4E2F3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28%</w:t>
            </w:r>
          </w:p>
        </w:tc>
      </w:tr>
      <w:tr w:rsidR="001A0E96" w:rsidRPr="001A0E96" w14:paraId="0ED13ADA" w14:textId="77777777" w:rsidTr="001A0E96">
        <w:tc>
          <w:tcPr>
            <w:tcW w:w="0" w:type="auto"/>
            <w:hideMark/>
          </w:tcPr>
          <w:p w14:paraId="1D611A61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יעד ראשוני</w:t>
            </w:r>
          </w:p>
        </w:tc>
        <w:tc>
          <w:tcPr>
            <w:tcW w:w="0" w:type="auto"/>
            <w:hideMark/>
          </w:tcPr>
          <w:p w14:paraId="313DC498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25,000</w:t>
            </w:r>
          </w:p>
        </w:tc>
        <w:tc>
          <w:tcPr>
            <w:tcW w:w="0" w:type="auto"/>
            <w:hideMark/>
          </w:tcPr>
          <w:p w14:paraId="29ABCE64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200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₪</w:t>
            </w:r>
          </w:p>
        </w:tc>
        <w:tc>
          <w:tcPr>
            <w:tcW w:w="0" w:type="auto"/>
            <w:hideMark/>
          </w:tcPr>
          <w:p w14:paraId="3F199DA2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5.0M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₪</w:t>
            </w:r>
          </w:p>
        </w:tc>
        <w:tc>
          <w:tcPr>
            <w:tcW w:w="0" w:type="auto"/>
            <w:hideMark/>
          </w:tcPr>
          <w:p w14:paraId="54C11862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139%</w:t>
            </w:r>
          </w:p>
        </w:tc>
      </w:tr>
      <w:tr w:rsidR="001A0E96" w:rsidRPr="001A0E96" w14:paraId="60012EB0" w14:textId="77777777" w:rsidTr="001A0E96">
        <w:tc>
          <w:tcPr>
            <w:tcW w:w="0" w:type="auto"/>
            <w:hideMark/>
          </w:tcPr>
          <w:p w14:paraId="0BCB691B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הרחבה</w:t>
            </w:r>
          </w:p>
        </w:tc>
        <w:tc>
          <w:tcPr>
            <w:tcW w:w="0" w:type="auto"/>
            <w:hideMark/>
          </w:tcPr>
          <w:p w14:paraId="158BF539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100,000</w:t>
            </w:r>
          </w:p>
        </w:tc>
        <w:tc>
          <w:tcPr>
            <w:tcW w:w="0" w:type="auto"/>
            <w:hideMark/>
          </w:tcPr>
          <w:p w14:paraId="354B38F7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150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₪</w:t>
            </w:r>
          </w:p>
        </w:tc>
        <w:tc>
          <w:tcPr>
            <w:tcW w:w="0" w:type="auto"/>
            <w:hideMark/>
          </w:tcPr>
          <w:p w14:paraId="21D52A7B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15.0M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₪</w:t>
            </w:r>
          </w:p>
        </w:tc>
        <w:tc>
          <w:tcPr>
            <w:tcW w:w="0" w:type="auto"/>
            <w:hideMark/>
          </w:tcPr>
          <w:p w14:paraId="09CB86DB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417%</w:t>
            </w:r>
          </w:p>
        </w:tc>
      </w:tr>
    </w:tbl>
    <w:p w14:paraId="69C27AD4" w14:textId="77777777" w:rsidR="001A0E96" w:rsidRDefault="001A0E96" w:rsidP="001A0E96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kern w:val="0"/>
          <w:rtl/>
          <w14:ligatures w14:val="none"/>
        </w:rPr>
      </w:pPr>
    </w:p>
    <w:p w14:paraId="5E364648" w14:textId="53150DE2" w:rsidR="001A0E96" w:rsidRPr="001A0E96" w:rsidRDefault="001A0E96" w:rsidP="001A0E96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6. </w:t>
      </w:r>
      <w:r w:rsidRPr="001A0E96">
        <w:rPr>
          <w:rFonts w:ascii="David" w:eastAsia="Times New Roman" w:hAnsi="David" w:cs="David"/>
          <w:b/>
          <w:bCs/>
          <w:kern w:val="0"/>
          <w:sz w:val="36"/>
          <w:szCs w:val="36"/>
          <w14:ligatures w14:val="none"/>
        </w:rPr>
        <w:t>KPIs</w:t>
      </w:r>
      <w:r w:rsidRPr="001A0E96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 xml:space="preserve"> אסטרטגיים ומדידת השפעה</w:t>
      </w:r>
    </w:p>
    <w:p w14:paraId="63331703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6.1 מדדי ביצוע מרכזיים לשנה ראשונה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1958"/>
        <w:gridCol w:w="1226"/>
        <w:gridCol w:w="2056"/>
        <w:gridCol w:w="2675"/>
      </w:tblGrid>
      <w:tr w:rsidR="001A0E96" w:rsidRPr="001A0E96" w14:paraId="21F064D0" w14:textId="77777777" w:rsidTr="001A0E96">
        <w:tc>
          <w:tcPr>
            <w:tcW w:w="0" w:type="auto"/>
            <w:hideMark/>
          </w:tcPr>
          <w:p w14:paraId="3A06CCA5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מדד אסטרטגי</w:t>
            </w:r>
          </w:p>
        </w:tc>
        <w:tc>
          <w:tcPr>
            <w:tcW w:w="0" w:type="auto"/>
            <w:hideMark/>
          </w:tcPr>
          <w:p w14:paraId="31E5A7C4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בסיס נוכחי</w:t>
            </w:r>
          </w:p>
        </w:tc>
        <w:tc>
          <w:tcPr>
            <w:tcW w:w="0" w:type="auto"/>
            <w:hideMark/>
          </w:tcPr>
          <w:p w14:paraId="5261CB2A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יעד 12 חודשים</w:t>
            </w:r>
          </w:p>
        </w:tc>
        <w:tc>
          <w:tcPr>
            <w:tcW w:w="0" w:type="auto"/>
            <w:hideMark/>
          </w:tcPr>
          <w:p w14:paraId="0CBBF69C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שיטת מדידה</w:t>
            </w:r>
          </w:p>
        </w:tc>
      </w:tr>
      <w:tr w:rsidR="001A0E96" w:rsidRPr="001A0E96" w14:paraId="418304EA" w14:textId="77777777" w:rsidTr="001A0E96">
        <w:tc>
          <w:tcPr>
            <w:tcW w:w="0" w:type="auto"/>
            <w:hideMark/>
          </w:tcPr>
          <w:p w14:paraId="1E584480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מיצוי זכויות כולל</w:t>
            </w:r>
          </w:p>
        </w:tc>
        <w:tc>
          <w:tcPr>
            <w:tcW w:w="0" w:type="auto"/>
            <w:hideMark/>
          </w:tcPr>
          <w:p w14:paraId="3B489A2C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~30%</w:t>
            </w:r>
          </w:p>
        </w:tc>
        <w:tc>
          <w:tcPr>
            <w:tcW w:w="0" w:type="auto"/>
            <w:hideMark/>
          </w:tcPr>
          <w:p w14:paraId="6B4F623F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Cambria Math" w:eastAsia="Times New Roman" w:hAnsi="Cambria Math" w:cs="Cambria Math"/>
                <w:kern w:val="0"/>
                <w14:ligatures w14:val="none"/>
              </w:rPr>
              <w:t>≥</w:t>
            </w: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70%</w:t>
            </w:r>
          </w:p>
        </w:tc>
        <w:tc>
          <w:tcPr>
            <w:tcW w:w="0" w:type="auto"/>
            <w:hideMark/>
          </w:tcPr>
          <w:p w14:paraId="5F790A0A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דוחות</w:t>
            </w: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 NII +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מעקב משפחות</w:t>
            </w:r>
          </w:p>
        </w:tc>
      </w:tr>
      <w:tr w:rsidR="001A0E96" w:rsidRPr="001A0E96" w14:paraId="7BDE8E3C" w14:textId="77777777" w:rsidTr="001A0E96">
        <w:tc>
          <w:tcPr>
            <w:tcW w:w="0" w:type="auto"/>
            <w:hideMark/>
          </w:tcPr>
          <w:p w14:paraId="5A605255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זמן החלטת זכאות</w:t>
            </w:r>
          </w:p>
        </w:tc>
        <w:tc>
          <w:tcPr>
            <w:tcW w:w="0" w:type="auto"/>
            <w:hideMark/>
          </w:tcPr>
          <w:p w14:paraId="3C43721A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60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ימים</w:t>
            </w:r>
          </w:p>
        </w:tc>
        <w:tc>
          <w:tcPr>
            <w:tcW w:w="0" w:type="auto"/>
            <w:hideMark/>
          </w:tcPr>
          <w:p w14:paraId="027D2684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Cambria Math" w:eastAsia="Times New Roman" w:hAnsi="Cambria Math" w:cs="Cambria Math"/>
                <w:kern w:val="0"/>
                <w14:ligatures w14:val="none"/>
              </w:rPr>
              <w:t>≤</w:t>
            </w: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20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ימים</w:t>
            </w:r>
          </w:p>
        </w:tc>
        <w:tc>
          <w:tcPr>
            <w:tcW w:w="0" w:type="auto"/>
            <w:hideMark/>
          </w:tcPr>
          <w:p w14:paraId="163B4BFB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SLA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מערכות מתוקשבות</w:t>
            </w:r>
          </w:p>
        </w:tc>
      </w:tr>
      <w:tr w:rsidR="001A0E96" w:rsidRPr="001A0E96" w14:paraId="23A90001" w14:textId="77777777" w:rsidTr="001A0E96">
        <w:tc>
          <w:tcPr>
            <w:tcW w:w="0" w:type="auto"/>
            <w:hideMark/>
          </w:tcPr>
          <w:p w14:paraId="24039187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שביעות רצון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 (NPS)</w:t>
            </w:r>
          </w:p>
        </w:tc>
        <w:tc>
          <w:tcPr>
            <w:tcW w:w="0" w:type="auto"/>
            <w:hideMark/>
          </w:tcPr>
          <w:p w14:paraId="37F2BA17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לא נמדד</w:t>
            </w:r>
          </w:p>
        </w:tc>
        <w:tc>
          <w:tcPr>
            <w:tcW w:w="0" w:type="auto"/>
            <w:hideMark/>
          </w:tcPr>
          <w:p w14:paraId="75D9DA38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Cambria Math" w:eastAsia="Times New Roman" w:hAnsi="Cambria Math" w:cs="Cambria Math"/>
                <w:kern w:val="0"/>
                <w14:ligatures w14:val="none"/>
              </w:rPr>
              <w:t>≥</w:t>
            </w: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+50</w:t>
            </w:r>
          </w:p>
        </w:tc>
        <w:tc>
          <w:tcPr>
            <w:tcW w:w="0" w:type="auto"/>
            <w:hideMark/>
          </w:tcPr>
          <w:p w14:paraId="41959CB1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סקרי משוב רבעוניים</w:t>
            </w:r>
          </w:p>
        </w:tc>
      </w:tr>
      <w:tr w:rsidR="001A0E96" w:rsidRPr="001A0E96" w14:paraId="19884B7E" w14:textId="77777777" w:rsidTr="001A0E96">
        <w:tc>
          <w:tcPr>
            <w:tcW w:w="0" w:type="auto"/>
            <w:hideMark/>
          </w:tcPr>
          <w:p w14:paraId="2571E7B4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נטישת תהליכים</w:t>
            </w:r>
          </w:p>
        </w:tc>
        <w:tc>
          <w:tcPr>
            <w:tcW w:w="0" w:type="auto"/>
            <w:hideMark/>
          </w:tcPr>
          <w:p w14:paraId="1DD2A6DB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~40%</w:t>
            </w:r>
          </w:p>
        </w:tc>
        <w:tc>
          <w:tcPr>
            <w:tcW w:w="0" w:type="auto"/>
            <w:hideMark/>
          </w:tcPr>
          <w:p w14:paraId="3557D775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&lt;10%</w:t>
            </w:r>
          </w:p>
        </w:tc>
        <w:tc>
          <w:tcPr>
            <w:tcW w:w="0" w:type="auto"/>
            <w:hideMark/>
          </w:tcPr>
          <w:p w14:paraId="05F16A51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proofErr w:type="spellStart"/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אנליטיקס</w:t>
            </w:r>
            <w:proofErr w:type="spellEnd"/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דיגיטלי</w:t>
            </w:r>
          </w:p>
        </w:tc>
      </w:tr>
      <w:tr w:rsidR="001A0E96" w:rsidRPr="001A0E96" w14:paraId="16611E9C" w14:textId="77777777" w:rsidTr="001A0E96">
        <w:tc>
          <w:tcPr>
            <w:tcW w:w="0" w:type="auto"/>
            <w:hideMark/>
          </w:tcPr>
          <w:p w14:paraId="1CC4DEBE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פניות חוזרות</w:t>
            </w:r>
          </w:p>
        </w:tc>
        <w:tc>
          <w:tcPr>
            <w:tcW w:w="0" w:type="auto"/>
            <w:hideMark/>
          </w:tcPr>
          <w:p w14:paraId="47A1DAD1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בסיס</w:t>
            </w:r>
          </w:p>
        </w:tc>
        <w:tc>
          <w:tcPr>
            <w:tcW w:w="0" w:type="auto"/>
            <w:hideMark/>
          </w:tcPr>
          <w:p w14:paraId="27545BD2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-30%</w:t>
            </w:r>
          </w:p>
        </w:tc>
        <w:tc>
          <w:tcPr>
            <w:tcW w:w="0" w:type="auto"/>
            <w:hideMark/>
          </w:tcPr>
          <w:p w14:paraId="6A533D3C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נתוני</w:t>
            </w: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 CRM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ומוקדים</w:t>
            </w:r>
          </w:p>
        </w:tc>
      </w:tr>
      <w:tr w:rsidR="001A0E96" w:rsidRPr="001A0E96" w14:paraId="4333CA7C" w14:textId="77777777" w:rsidTr="001A0E96">
        <w:tc>
          <w:tcPr>
            <w:tcW w:w="0" w:type="auto"/>
            <w:hideMark/>
          </w:tcPr>
          <w:p w14:paraId="26E00B28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lastRenderedPageBreak/>
              <w:t>מדד הוליסטיות</w:t>
            </w:r>
          </w:p>
        </w:tc>
        <w:tc>
          <w:tcPr>
            <w:tcW w:w="0" w:type="auto"/>
            <w:hideMark/>
          </w:tcPr>
          <w:p w14:paraId="7C18D81E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חדש</w:t>
            </w:r>
          </w:p>
        </w:tc>
        <w:tc>
          <w:tcPr>
            <w:tcW w:w="0" w:type="auto"/>
            <w:hideMark/>
          </w:tcPr>
          <w:p w14:paraId="6027E7E3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Cambria Math" w:eastAsia="Times New Roman" w:hAnsi="Cambria Math" w:cs="Cambria Math"/>
                <w:kern w:val="0"/>
                <w14:ligatures w14:val="none"/>
              </w:rPr>
              <w:t>≥</w:t>
            </w: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3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שירותים/משפחה</w:t>
            </w:r>
          </w:p>
        </w:tc>
        <w:tc>
          <w:tcPr>
            <w:tcW w:w="0" w:type="auto"/>
            <w:hideMark/>
          </w:tcPr>
          <w:p w14:paraId="75F7EC5E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מעקב רוחבי</w:t>
            </w:r>
          </w:p>
        </w:tc>
      </w:tr>
    </w:tbl>
    <w:p w14:paraId="34EBC619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6.2 מערכת </w:t>
      </w: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Traffic Light</w:t>
      </w: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 xml:space="preserve"> למעקב ובקרה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2331"/>
        <w:gridCol w:w="1398"/>
        <w:gridCol w:w="1157"/>
        <w:gridCol w:w="1184"/>
        <w:gridCol w:w="1157"/>
      </w:tblGrid>
      <w:tr w:rsidR="001A0E96" w:rsidRPr="001A0E96" w14:paraId="1ED5C82D" w14:textId="77777777" w:rsidTr="001A0E96">
        <w:tc>
          <w:tcPr>
            <w:tcW w:w="0" w:type="auto"/>
            <w:hideMark/>
          </w:tcPr>
          <w:p w14:paraId="541B78C2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שלב הפרויקט</w:t>
            </w:r>
          </w:p>
        </w:tc>
        <w:tc>
          <w:tcPr>
            <w:tcW w:w="0" w:type="auto"/>
            <w:hideMark/>
          </w:tcPr>
          <w:p w14:paraId="3CF495D9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מדד קריטי</w:t>
            </w:r>
          </w:p>
        </w:tc>
        <w:tc>
          <w:tcPr>
            <w:tcW w:w="0" w:type="auto"/>
            <w:hideMark/>
          </w:tcPr>
          <w:p w14:paraId="0E258AD7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🟢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 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המשך</w:t>
            </w:r>
          </w:p>
        </w:tc>
        <w:tc>
          <w:tcPr>
            <w:tcW w:w="0" w:type="auto"/>
            <w:hideMark/>
          </w:tcPr>
          <w:p w14:paraId="514C07E3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🟡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 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בדיקה</w:t>
            </w:r>
          </w:p>
        </w:tc>
        <w:tc>
          <w:tcPr>
            <w:tcW w:w="0" w:type="auto"/>
            <w:hideMark/>
          </w:tcPr>
          <w:p w14:paraId="6CD768A1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Segoe UI Emoji" w:eastAsia="Times New Roman" w:hAnsi="Segoe UI Emoji" w:cs="Segoe UI Emoji"/>
                <w:b/>
                <w:bCs/>
                <w:kern w:val="0"/>
                <w14:ligatures w14:val="none"/>
              </w:rPr>
              <w:t>🔴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 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עצירה</w:t>
            </w:r>
          </w:p>
        </w:tc>
      </w:tr>
      <w:tr w:rsidR="001A0E96" w:rsidRPr="001A0E96" w14:paraId="0AF9D126" w14:textId="77777777" w:rsidTr="001A0E96">
        <w:tc>
          <w:tcPr>
            <w:tcW w:w="0" w:type="auto"/>
            <w:hideMark/>
          </w:tcPr>
          <w:p w14:paraId="0A6D182E" w14:textId="4DE17910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MVP  </w:t>
            </w:r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 xml:space="preserve"> (3 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חודשים</w:t>
            </w:r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1645482C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יציבות טכנית</w:t>
            </w:r>
          </w:p>
        </w:tc>
        <w:tc>
          <w:tcPr>
            <w:tcW w:w="0" w:type="auto"/>
            <w:hideMark/>
          </w:tcPr>
          <w:p w14:paraId="7AEE80F2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&gt;95%</w:t>
            </w:r>
          </w:p>
        </w:tc>
        <w:tc>
          <w:tcPr>
            <w:tcW w:w="0" w:type="auto"/>
            <w:hideMark/>
          </w:tcPr>
          <w:p w14:paraId="2AD5B043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90-95%</w:t>
            </w:r>
          </w:p>
        </w:tc>
        <w:tc>
          <w:tcPr>
            <w:tcW w:w="0" w:type="auto"/>
            <w:hideMark/>
          </w:tcPr>
          <w:p w14:paraId="62D7C6FD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&lt;90%</w:t>
            </w:r>
          </w:p>
        </w:tc>
      </w:tr>
      <w:tr w:rsidR="001A0E96" w:rsidRPr="001A0E96" w14:paraId="6A57E4C9" w14:textId="77777777" w:rsidTr="001A0E96">
        <w:tc>
          <w:tcPr>
            <w:tcW w:w="0" w:type="auto"/>
            <w:hideMark/>
          </w:tcPr>
          <w:p w14:paraId="2CD94E3C" w14:textId="5F3B9741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 6) 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Pre-Pilot  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חודשים</w:t>
            </w:r>
            <w: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(</w:t>
            </w:r>
          </w:p>
        </w:tc>
        <w:tc>
          <w:tcPr>
            <w:tcW w:w="0" w:type="auto"/>
            <w:hideMark/>
          </w:tcPr>
          <w:p w14:paraId="279B2CD0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שביעות רצון</w:t>
            </w:r>
          </w:p>
        </w:tc>
        <w:tc>
          <w:tcPr>
            <w:tcW w:w="0" w:type="auto"/>
            <w:hideMark/>
          </w:tcPr>
          <w:p w14:paraId="0712F950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&gt;75%</w:t>
            </w:r>
          </w:p>
        </w:tc>
        <w:tc>
          <w:tcPr>
            <w:tcW w:w="0" w:type="auto"/>
            <w:hideMark/>
          </w:tcPr>
          <w:p w14:paraId="7DF32C0E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65-75%</w:t>
            </w:r>
          </w:p>
        </w:tc>
        <w:tc>
          <w:tcPr>
            <w:tcW w:w="0" w:type="auto"/>
            <w:hideMark/>
          </w:tcPr>
          <w:p w14:paraId="74EE058D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&lt;65%</w:t>
            </w:r>
          </w:p>
        </w:tc>
      </w:tr>
      <w:tr w:rsidR="001A0E96" w:rsidRPr="001A0E96" w14:paraId="19A8EBB0" w14:textId="77777777" w:rsidTr="001A0E96">
        <w:tc>
          <w:tcPr>
            <w:tcW w:w="0" w:type="auto"/>
            <w:hideMark/>
          </w:tcPr>
          <w:p w14:paraId="48F0E8E2" w14:textId="19860114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) 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Pilot  </w:t>
            </w:r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 xml:space="preserve">12 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חודשים</w:t>
            </w:r>
            <w: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(</w:t>
            </w:r>
          </w:p>
        </w:tc>
        <w:tc>
          <w:tcPr>
            <w:tcW w:w="0" w:type="auto"/>
            <w:hideMark/>
          </w:tcPr>
          <w:p w14:paraId="5D22F539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מיצוי זכויות</w:t>
            </w:r>
          </w:p>
        </w:tc>
        <w:tc>
          <w:tcPr>
            <w:tcW w:w="0" w:type="auto"/>
            <w:hideMark/>
          </w:tcPr>
          <w:p w14:paraId="212684B8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&gt;50%</w:t>
            </w:r>
          </w:p>
        </w:tc>
        <w:tc>
          <w:tcPr>
            <w:tcW w:w="0" w:type="auto"/>
            <w:hideMark/>
          </w:tcPr>
          <w:p w14:paraId="5DBE47BB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40-50%</w:t>
            </w:r>
          </w:p>
        </w:tc>
        <w:tc>
          <w:tcPr>
            <w:tcW w:w="0" w:type="auto"/>
            <w:hideMark/>
          </w:tcPr>
          <w:p w14:paraId="67D2B64F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&lt;40%</w:t>
            </w:r>
          </w:p>
        </w:tc>
      </w:tr>
      <w:tr w:rsidR="001A0E96" w:rsidRPr="001A0E96" w14:paraId="44720493" w14:textId="77777777" w:rsidTr="001A0E96">
        <w:tc>
          <w:tcPr>
            <w:tcW w:w="0" w:type="auto"/>
            <w:hideMark/>
          </w:tcPr>
          <w:p w14:paraId="00668380" w14:textId="369D6C51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Scale </w:t>
            </w:r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 xml:space="preserve"> (18 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חודשים</w:t>
            </w:r>
            <w:r>
              <w:rPr>
                <w:rFonts w:ascii="David" w:eastAsia="Times New Roman" w:hAnsi="David" w:cs="David" w:hint="cs"/>
                <w:b/>
                <w:bCs/>
                <w:kern w:val="0"/>
                <w:rtl/>
                <w14:ligatures w14:val="none"/>
              </w:rPr>
              <w:t>)</w:t>
            </w:r>
          </w:p>
        </w:tc>
        <w:tc>
          <w:tcPr>
            <w:tcW w:w="0" w:type="auto"/>
            <w:hideMark/>
          </w:tcPr>
          <w:p w14:paraId="77CF80B1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ROI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כולל</w:t>
            </w:r>
          </w:p>
        </w:tc>
        <w:tc>
          <w:tcPr>
            <w:tcW w:w="0" w:type="auto"/>
            <w:hideMark/>
          </w:tcPr>
          <w:p w14:paraId="6E88F32C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&gt;100%</w:t>
            </w:r>
          </w:p>
        </w:tc>
        <w:tc>
          <w:tcPr>
            <w:tcW w:w="0" w:type="auto"/>
            <w:hideMark/>
          </w:tcPr>
          <w:p w14:paraId="16E5C45D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70-100%</w:t>
            </w:r>
          </w:p>
        </w:tc>
        <w:tc>
          <w:tcPr>
            <w:tcW w:w="0" w:type="auto"/>
            <w:hideMark/>
          </w:tcPr>
          <w:p w14:paraId="07AAF47D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&lt;70%</w:t>
            </w:r>
          </w:p>
        </w:tc>
      </w:tr>
    </w:tbl>
    <w:p w14:paraId="652658D6" w14:textId="77777777" w:rsidR="001A0E96" w:rsidRPr="001A0E96" w:rsidRDefault="00B237E1" w:rsidP="001A0E96">
      <w:pPr>
        <w:spacing w:after="0" w:line="240" w:lineRule="auto"/>
        <w:rPr>
          <w:rFonts w:ascii="David" w:eastAsia="Times New Roman" w:hAnsi="David" w:cs="David"/>
          <w:kern w:val="0"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34D73E86">
          <v:rect id="_x0000_i1029" style="width:0;height:1.5pt" o:hralign="right" o:hrstd="t" o:hr="t" fillcolor="#a0a0a0" stroked="f"/>
        </w:pict>
      </w:r>
    </w:p>
    <w:p w14:paraId="0B2AF6FE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7. מודל כלכלי מפורט והשקעה אסטרטגית</w:t>
      </w:r>
    </w:p>
    <w:p w14:paraId="0A521B4F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7.1 מבנה תקציבי אסטרטגי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2574"/>
        <w:gridCol w:w="1653"/>
        <w:gridCol w:w="1179"/>
        <w:gridCol w:w="2746"/>
      </w:tblGrid>
      <w:tr w:rsidR="001A0E96" w:rsidRPr="001A0E96" w14:paraId="1A59798B" w14:textId="77777777" w:rsidTr="001A0E96">
        <w:tc>
          <w:tcPr>
            <w:tcW w:w="0" w:type="auto"/>
            <w:hideMark/>
          </w:tcPr>
          <w:p w14:paraId="0AEE5F8C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רכיב השקעה</w:t>
            </w:r>
          </w:p>
        </w:tc>
        <w:tc>
          <w:tcPr>
            <w:tcW w:w="0" w:type="auto"/>
            <w:hideMark/>
          </w:tcPr>
          <w:p w14:paraId="75D43A06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עלות (₪ אלפים)</w:t>
            </w:r>
          </w:p>
        </w:tc>
        <w:tc>
          <w:tcPr>
            <w:tcW w:w="0" w:type="auto"/>
            <w:hideMark/>
          </w:tcPr>
          <w:p w14:paraId="69C2F2E9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% 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מתקציב</w:t>
            </w:r>
          </w:p>
        </w:tc>
        <w:tc>
          <w:tcPr>
            <w:tcW w:w="0" w:type="auto"/>
            <w:hideMark/>
          </w:tcPr>
          <w:p w14:paraId="76EDC2DC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הצדקה אסטרטגית</w:t>
            </w:r>
          </w:p>
        </w:tc>
      </w:tr>
      <w:tr w:rsidR="001A0E96" w:rsidRPr="001A0E96" w14:paraId="0D175ED6" w14:textId="77777777" w:rsidTr="001A0E96">
        <w:tc>
          <w:tcPr>
            <w:tcW w:w="0" w:type="auto"/>
            <w:hideMark/>
          </w:tcPr>
          <w:p w14:paraId="75989AA4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פיתוח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 AI 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ותוכנה</w:t>
            </w:r>
          </w:p>
        </w:tc>
        <w:tc>
          <w:tcPr>
            <w:tcW w:w="0" w:type="auto"/>
            <w:hideMark/>
          </w:tcPr>
          <w:p w14:paraId="7A717AEA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1,800</w:t>
            </w:r>
          </w:p>
        </w:tc>
        <w:tc>
          <w:tcPr>
            <w:tcW w:w="0" w:type="auto"/>
            <w:hideMark/>
          </w:tcPr>
          <w:p w14:paraId="6E854E3A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50%</w:t>
            </w:r>
          </w:p>
        </w:tc>
        <w:tc>
          <w:tcPr>
            <w:tcW w:w="0" w:type="auto"/>
            <w:hideMark/>
          </w:tcPr>
          <w:p w14:paraId="0B170494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ליבת החדשנות הטכנולוגית</w:t>
            </w:r>
          </w:p>
        </w:tc>
      </w:tr>
      <w:tr w:rsidR="001A0E96" w:rsidRPr="001A0E96" w14:paraId="7FD4DB6D" w14:textId="77777777" w:rsidTr="001A0E96">
        <w:tc>
          <w:tcPr>
            <w:tcW w:w="0" w:type="auto"/>
            <w:hideMark/>
          </w:tcPr>
          <w:p w14:paraId="549DECA4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אינטגרציות בין-מערכתיות</w:t>
            </w:r>
          </w:p>
        </w:tc>
        <w:tc>
          <w:tcPr>
            <w:tcW w:w="0" w:type="auto"/>
            <w:hideMark/>
          </w:tcPr>
          <w:p w14:paraId="498C328F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600</w:t>
            </w:r>
          </w:p>
        </w:tc>
        <w:tc>
          <w:tcPr>
            <w:tcW w:w="0" w:type="auto"/>
            <w:hideMark/>
          </w:tcPr>
          <w:p w14:paraId="227C6FC4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17%</w:t>
            </w:r>
          </w:p>
        </w:tc>
        <w:tc>
          <w:tcPr>
            <w:tcW w:w="0" w:type="auto"/>
            <w:hideMark/>
          </w:tcPr>
          <w:p w14:paraId="1AD8878D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חיבור לאקו-</w:t>
            </w:r>
            <w:proofErr w:type="spellStart"/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סיסטם</w:t>
            </w:r>
            <w:proofErr w:type="spellEnd"/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 xml:space="preserve"> ממשלתי</w:t>
            </w:r>
          </w:p>
        </w:tc>
      </w:tr>
      <w:tr w:rsidR="001A0E96" w:rsidRPr="001A0E96" w14:paraId="6CE7EC41" w14:textId="77777777" w:rsidTr="001A0E96">
        <w:tc>
          <w:tcPr>
            <w:tcW w:w="0" w:type="auto"/>
            <w:hideMark/>
          </w:tcPr>
          <w:p w14:paraId="23F2CF13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תשתיות ענן ואבטחה</w:t>
            </w:r>
          </w:p>
        </w:tc>
        <w:tc>
          <w:tcPr>
            <w:tcW w:w="0" w:type="auto"/>
            <w:hideMark/>
          </w:tcPr>
          <w:p w14:paraId="34FEC3BA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400</w:t>
            </w:r>
          </w:p>
        </w:tc>
        <w:tc>
          <w:tcPr>
            <w:tcW w:w="0" w:type="auto"/>
            <w:hideMark/>
          </w:tcPr>
          <w:p w14:paraId="2CA77669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11%</w:t>
            </w:r>
          </w:p>
        </w:tc>
        <w:tc>
          <w:tcPr>
            <w:tcW w:w="0" w:type="auto"/>
            <w:hideMark/>
          </w:tcPr>
          <w:p w14:paraId="2F766AB2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יסודות טכנולוגיים חזקים</w:t>
            </w:r>
          </w:p>
        </w:tc>
      </w:tr>
      <w:tr w:rsidR="001A0E96" w:rsidRPr="001A0E96" w14:paraId="03CC58FC" w14:textId="77777777" w:rsidTr="001A0E96">
        <w:tc>
          <w:tcPr>
            <w:tcW w:w="0" w:type="auto"/>
            <w:hideMark/>
          </w:tcPr>
          <w:p w14:paraId="185F5F4B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 xml:space="preserve">UX, </w:t>
            </w: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נגישות וקהילה</w:t>
            </w:r>
          </w:p>
        </w:tc>
        <w:tc>
          <w:tcPr>
            <w:tcW w:w="0" w:type="auto"/>
            <w:hideMark/>
          </w:tcPr>
          <w:p w14:paraId="1DD78675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hideMark/>
          </w:tcPr>
          <w:p w14:paraId="704DF18B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6%</w:t>
            </w:r>
          </w:p>
        </w:tc>
        <w:tc>
          <w:tcPr>
            <w:tcW w:w="0" w:type="auto"/>
            <w:hideMark/>
          </w:tcPr>
          <w:p w14:paraId="793866CA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מיטוב חוויית משתמש</w:t>
            </w:r>
          </w:p>
        </w:tc>
      </w:tr>
      <w:tr w:rsidR="001A0E96" w:rsidRPr="001A0E96" w14:paraId="38420760" w14:textId="77777777" w:rsidTr="001A0E96">
        <w:tc>
          <w:tcPr>
            <w:tcW w:w="0" w:type="auto"/>
            <w:hideMark/>
          </w:tcPr>
          <w:p w14:paraId="517E69ED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מחקר, הטמעה ומדידה</w:t>
            </w:r>
          </w:p>
        </w:tc>
        <w:tc>
          <w:tcPr>
            <w:tcW w:w="0" w:type="auto"/>
            <w:hideMark/>
          </w:tcPr>
          <w:p w14:paraId="79B293A4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600</w:t>
            </w:r>
          </w:p>
        </w:tc>
        <w:tc>
          <w:tcPr>
            <w:tcW w:w="0" w:type="auto"/>
            <w:hideMark/>
          </w:tcPr>
          <w:p w14:paraId="52D70605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>17%</w:t>
            </w:r>
          </w:p>
        </w:tc>
        <w:tc>
          <w:tcPr>
            <w:tcW w:w="0" w:type="auto"/>
            <w:hideMark/>
          </w:tcPr>
          <w:p w14:paraId="1E0EC902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הערכה ולמידה מתמשכת</w:t>
            </w:r>
          </w:p>
        </w:tc>
      </w:tr>
      <w:tr w:rsidR="001A0E96" w:rsidRPr="001A0E96" w14:paraId="5F3A8A6E" w14:textId="77777777" w:rsidTr="001A0E96">
        <w:tc>
          <w:tcPr>
            <w:tcW w:w="0" w:type="auto"/>
            <w:hideMark/>
          </w:tcPr>
          <w:p w14:paraId="5821C9D0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סה"כ השקעה אסטרטגית</w:t>
            </w:r>
          </w:p>
        </w:tc>
        <w:tc>
          <w:tcPr>
            <w:tcW w:w="0" w:type="auto"/>
            <w:hideMark/>
          </w:tcPr>
          <w:p w14:paraId="23480589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3,600</w:t>
            </w:r>
          </w:p>
        </w:tc>
        <w:tc>
          <w:tcPr>
            <w:tcW w:w="0" w:type="auto"/>
            <w:hideMark/>
          </w:tcPr>
          <w:p w14:paraId="1D090B80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  <w:t>100%</w:t>
            </w:r>
          </w:p>
        </w:tc>
        <w:tc>
          <w:tcPr>
            <w:tcW w:w="0" w:type="auto"/>
            <w:hideMark/>
          </w:tcPr>
          <w:p w14:paraId="7F0ADFD9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</w:p>
        </w:tc>
      </w:tr>
    </w:tbl>
    <w:p w14:paraId="63DD8EE0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7.2 מימון ושותפויות</w:t>
      </w:r>
    </w:p>
    <w:p w14:paraId="45BF1D50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מבנה המימון המוצע:</w:t>
      </w:r>
    </w:p>
    <w:p w14:paraId="4FD45C28" w14:textId="77777777" w:rsidR="001A0E96" w:rsidRPr="001A0E96" w:rsidRDefault="001A0E96" w:rsidP="009F46BE">
      <w:pPr>
        <w:numPr>
          <w:ilvl w:val="0"/>
          <w:numId w:val="13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50% קול-קורא </w:t>
      </w:r>
      <w:r w:rsidRPr="001A0E96">
        <w:rPr>
          <w:rFonts w:ascii="David" w:eastAsia="Times New Roman" w:hAnsi="David" w:cs="David"/>
          <w:b/>
          <w:bCs/>
          <w:kern w:val="0"/>
          <w14:ligatures w14:val="none"/>
        </w:rPr>
        <w:t>AI 2.0</w:t>
      </w: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: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1,800,000 ₪</w:t>
      </w:r>
    </w:p>
    <w:p w14:paraId="20E0390F" w14:textId="77777777" w:rsidR="001A0E96" w:rsidRPr="001A0E96" w:rsidRDefault="001A0E96" w:rsidP="009F46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25% ביטוח לאומי: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900,000 ₪</w:t>
      </w:r>
    </w:p>
    <w:p w14:paraId="54F9B5B6" w14:textId="77777777" w:rsidR="001A0E96" w:rsidRPr="001A0E96" w:rsidRDefault="001A0E96" w:rsidP="009F46B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25% מערך </w:t>
      </w:r>
      <w:proofErr w:type="spellStart"/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הדיגיטל</w:t>
      </w:r>
      <w:proofErr w:type="spellEnd"/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: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900,000 ₪</w:t>
      </w:r>
    </w:p>
    <w:p w14:paraId="0ABCE8FA" w14:textId="77777777" w:rsidR="001A0E96" w:rsidRPr="001A0E96" w:rsidRDefault="00B237E1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408677AA">
          <v:rect id="_x0000_i1030" style="width:0;height:1.5pt" o:hralign="right" o:hrstd="t" o:hr="t" fillcolor="#a0a0a0" stroked="f"/>
        </w:pict>
      </w:r>
    </w:p>
    <w:p w14:paraId="0C427AD7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8. ניהול סיכונים אסטרטגיים</w:t>
      </w:r>
    </w:p>
    <w:p w14:paraId="6D6F5089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8.1 מטריצת סיכונים מערכתית</w:t>
      </w:r>
    </w:p>
    <w:tbl>
      <w:tblPr>
        <w:tblStyle w:val="ae"/>
        <w:bidiVisual/>
        <w:tblW w:w="0" w:type="auto"/>
        <w:tblLook w:val="04A0" w:firstRow="1" w:lastRow="0" w:firstColumn="1" w:lastColumn="0" w:noHBand="0" w:noVBand="1"/>
      </w:tblPr>
      <w:tblGrid>
        <w:gridCol w:w="2820"/>
        <w:gridCol w:w="874"/>
        <w:gridCol w:w="894"/>
        <w:gridCol w:w="3714"/>
      </w:tblGrid>
      <w:tr w:rsidR="001A0E96" w:rsidRPr="001A0E96" w14:paraId="1F33D37B" w14:textId="77777777" w:rsidTr="001A0E96">
        <w:tc>
          <w:tcPr>
            <w:tcW w:w="0" w:type="auto"/>
            <w:hideMark/>
          </w:tcPr>
          <w:p w14:paraId="62718E14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סיכון אסטרטגי</w:t>
            </w:r>
          </w:p>
        </w:tc>
        <w:tc>
          <w:tcPr>
            <w:tcW w:w="0" w:type="auto"/>
            <w:hideMark/>
          </w:tcPr>
          <w:p w14:paraId="39648E47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סבירות</w:t>
            </w:r>
          </w:p>
        </w:tc>
        <w:tc>
          <w:tcPr>
            <w:tcW w:w="0" w:type="auto"/>
            <w:hideMark/>
          </w:tcPr>
          <w:p w14:paraId="61B2FAAE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השפעה</w:t>
            </w:r>
          </w:p>
        </w:tc>
        <w:tc>
          <w:tcPr>
            <w:tcW w:w="0" w:type="auto"/>
            <w:hideMark/>
          </w:tcPr>
          <w:p w14:paraId="2A47CA97" w14:textId="77777777" w:rsidR="001A0E96" w:rsidRPr="001A0E96" w:rsidRDefault="001A0E96" w:rsidP="001A0E96">
            <w:pPr>
              <w:rPr>
                <w:rFonts w:ascii="David" w:eastAsia="Times New Roman" w:hAnsi="David" w:cs="David"/>
                <w:b/>
                <w:bCs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אמצעי מיתון מתקדמים</w:t>
            </w:r>
          </w:p>
        </w:tc>
      </w:tr>
      <w:tr w:rsidR="001A0E96" w:rsidRPr="001A0E96" w14:paraId="404BD84D" w14:textId="77777777" w:rsidTr="001A0E96">
        <w:tc>
          <w:tcPr>
            <w:tcW w:w="0" w:type="auto"/>
            <w:hideMark/>
          </w:tcPr>
          <w:p w14:paraId="2244DA3F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עמידה בציפיות גבוהות</w:t>
            </w:r>
          </w:p>
        </w:tc>
        <w:tc>
          <w:tcPr>
            <w:tcW w:w="0" w:type="auto"/>
            <w:hideMark/>
          </w:tcPr>
          <w:p w14:paraId="46755E14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בינונית</w:t>
            </w:r>
          </w:p>
        </w:tc>
        <w:tc>
          <w:tcPr>
            <w:tcW w:w="0" w:type="auto"/>
            <w:hideMark/>
          </w:tcPr>
          <w:p w14:paraId="1FA71224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גבוהה</w:t>
            </w:r>
          </w:p>
        </w:tc>
        <w:tc>
          <w:tcPr>
            <w:tcW w:w="0" w:type="auto"/>
            <w:hideMark/>
          </w:tcPr>
          <w:p w14:paraId="676F9FA1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הגדרת יעדים הדרגתיים + תקשורת שקופה</w:t>
            </w:r>
          </w:p>
        </w:tc>
      </w:tr>
      <w:tr w:rsidR="001A0E96" w:rsidRPr="001A0E96" w14:paraId="556A0217" w14:textId="77777777" w:rsidTr="001A0E96">
        <w:tc>
          <w:tcPr>
            <w:tcW w:w="0" w:type="auto"/>
            <w:hideMark/>
          </w:tcPr>
          <w:p w14:paraId="38B5E2A2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אתגרי אינטגרציה בין-משרדית</w:t>
            </w:r>
          </w:p>
        </w:tc>
        <w:tc>
          <w:tcPr>
            <w:tcW w:w="0" w:type="auto"/>
            <w:hideMark/>
          </w:tcPr>
          <w:p w14:paraId="34C42077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בינונית</w:t>
            </w:r>
          </w:p>
        </w:tc>
        <w:tc>
          <w:tcPr>
            <w:tcW w:w="0" w:type="auto"/>
            <w:hideMark/>
          </w:tcPr>
          <w:p w14:paraId="631E573C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גבוהה</w:t>
            </w:r>
          </w:p>
        </w:tc>
        <w:tc>
          <w:tcPr>
            <w:tcW w:w="0" w:type="auto"/>
            <w:hideMark/>
          </w:tcPr>
          <w:p w14:paraId="1E05891E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MoU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מוקדמים + צוות רב-ארגוני</w:t>
            </w:r>
          </w:p>
        </w:tc>
      </w:tr>
      <w:tr w:rsidR="001A0E96" w:rsidRPr="001A0E96" w14:paraId="367FD880" w14:textId="77777777" w:rsidTr="001A0E96">
        <w:tc>
          <w:tcPr>
            <w:tcW w:w="0" w:type="auto"/>
            <w:hideMark/>
          </w:tcPr>
          <w:p w14:paraId="5EDEFD0D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סיכוני פרטיות ואבטחה</w:t>
            </w:r>
          </w:p>
        </w:tc>
        <w:tc>
          <w:tcPr>
            <w:tcW w:w="0" w:type="auto"/>
            <w:hideMark/>
          </w:tcPr>
          <w:p w14:paraId="2B9ECD9D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נמוכה</w:t>
            </w:r>
          </w:p>
        </w:tc>
        <w:tc>
          <w:tcPr>
            <w:tcW w:w="0" w:type="auto"/>
            <w:hideMark/>
          </w:tcPr>
          <w:p w14:paraId="0642DD79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קריטית</w:t>
            </w:r>
          </w:p>
        </w:tc>
        <w:tc>
          <w:tcPr>
            <w:tcW w:w="0" w:type="auto"/>
            <w:hideMark/>
          </w:tcPr>
          <w:p w14:paraId="4E3731D7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14:ligatures w14:val="none"/>
              </w:rPr>
              <w:t xml:space="preserve">DPIA </w:t>
            </w: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מלא + ביקורת חיצונית</w:t>
            </w:r>
          </w:p>
        </w:tc>
      </w:tr>
      <w:tr w:rsidR="001A0E96" w:rsidRPr="001A0E96" w14:paraId="61989917" w14:textId="77777777" w:rsidTr="001A0E96">
        <w:tc>
          <w:tcPr>
            <w:tcW w:w="0" w:type="auto"/>
            <w:hideMark/>
          </w:tcPr>
          <w:p w14:paraId="61A186B5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b/>
                <w:bCs/>
                <w:kern w:val="0"/>
                <w:rtl/>
                <w14:ligatures w14:val="none"/>
              </w:rPr>
              <w:t>התנגדות פנימית לשינוי</w:t>
            </w:r>
          </w:p>
        </w:tc>
        <w:tc>
          <w:tcPr>
            <w:tcW w:w="0" w:type="auto"/>
            <w:hideMark/>
          </w:tcPr>
          <w:p w14:paraId="0CB9B04A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בינונית</w:t>
            </w:r>
          </w:p>
        </w:tc>
        <w:tc>
          <w:tcPr>
            <w:tcW w:w="0" w:type="auto"/>
            <w:hideMark/>
          </w:tcPr>
          <w:p w14:paraId="4AACB4E3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בינונית</w:t>
            </w:r>
          </w:p>
        </w:tc>
        <w:tc>
          <w:tcPr>
            <w:tcW w:w="0" w:type="auto"/>
            <w:hideMark/>
          </w:tcPr>
          <w:p w14:paraId="5EA45688" w14:textId="77777777" w:rsidR="001A0E96" w:rsidRPr="001A0E96" w:rsidRDefault="001A0E96" w:rsidP="001A0E96">
            <w:pPr>
              <w:rPr>
                <w:rFonts w:ascii="David" w:eastAsia="Times New Roman" w:hAnsi="David" w:cs="David"/>
                <w:kern w:val="0"/>
                <w14:ligatures w14:val="none"/>
              </w:rPr>
            </w:pPr>
            <w:r w:rsidRPr="001A0E96">
              <w:rPr>
                <w:rFonts w:ascii="David" w:eastAsia="Times New Roman" w:hAnsi="David" w:cs="David"/>
                <w:kern w:val="0"/>
                <w:rtl/>
                <w14:ligatures w14:val="none"/>
              </w:rPr>
              <w:t>מעורבות עובדים + הכשרות מותאמות</w:t>
            </w:r>
          </w:p>
        </w:tc>
      </w:tr>
    </w:tbl>
    <w:p w14:paraId="3635E099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8.2 הערכת השפעה על פרטיות (</w:t>
      </w: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14:ligatures w14:val="none"/>
        </w:rPr>
        <w:t>DPIA</w:t>
      </w: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)</w:t>
      </w:r>
    </w:p>
    <w:p w14:paraId="4BF60DDF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רכיבי ההגנה המתקדמים:</w:t>
      </w:r>
    </w:p>
    <w:p w14:paraId="397EF802" w14:textId="77777777" w:rsidR="001A0E96" w:rsidRPr="001A0E96" w:rsidRDefault="001A0E96" w:rsidP="009F46BE">
      <w:pPr>
        <w:numPr>
          <w:ilvl w:val="0"/>
          <w:numId w:val="14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עמידה מלאה ב</w:t>
      </w:r>
      <w:r w:rsidRPr="001A0E96">
        <w:rPr>
          <w:rFonts w:ascii="David" w:eastAsia="Times New Roman" w:hAnsi="David" w:cs="David"/>
          <w:kern w:val="0"/>
          <w14:ligatures w14:val="none"/>
        </w:rPr>
        <w:t>GDPR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ובחוק הגנת הפרטיות הישראלי</w:t>
      </w:r>
    </w:p>
    <w:p w14:paraId="56FD2FF4" w14:textId="77777777" w:rsidR="001A0E96" w:rsidRPr="001A0E96" w:rsidRDefault="001A0E96" w:rsidP="009F46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מינימיזציה של איסוף נתונים למינימום הדרוש</w:t>
      </w:r>
    </w:p>
    <w:p w14:paraId="4A258B91" w14:textId="77777777" w:rsidR="001A0E96" w:rsidRPr="001A0E96" w:rsidRDefault="001A0E96" w:rsidP="009F46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הצפנה מתקדמת </w:t>
      </w:r>
      <w:r w:rsidRPr="001A0E96">
        <w:rPr>
          <w:rFonts w:ascii="David" w:eastAsia="Times New Roman" w:hAnsi="David" w:cs="David"/>
          <w:kern w:val="0"/>
          <w14:ligatures w14:val="none"/>
        </w:rPr>
        <w:t>end-to-end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לכל התקשורת</w:t>
      </w:r>
    </w:p>
    <w:p w14:paraId="1D68110B" w14:textId="77777777" w:rsidR="001A0E96" w:rsidRPr="001A0E96" w:rsidRDefault="001A0E96" w:rsidP="009F46B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מנגנוני ביקורת ופיקוח עצמאיים</w:t>
      </w:r>
    </w:p>
    <w:p w14:paraId="3C62A4E5" w14:textId="77777777" w:rsidR="001A0E96" w:rsidRPr="001A0E96" w:rsidRDefault="00B237E1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01A99E90">
          <v:rect id="_x0000_i1031" style="width:0;height:1.5pt" o:hralign="right" o:hrstd="t" o:hr="t" fillcolor="#a0a0a0" stroked="f"/>
        </w:pict>
      </w:r>
    </w:p>
    <w:p w14:paraId="2F5CAD20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9. תכנית הרחבה אסטרטגית</w:t>
      </w:r>
    </w:p>
    <w:p w14:paraId="116A667D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lastRenderedPageBreak/>
        <w:t>9.1 מודולים עתידיים (שנים 2-3)</w:t>
      </w:r>
    </w:p>
    <w:p w14:paraId="39EA964A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שנה 2: אבטלה + שיקום תעסוקתי</w:t>
      </w:r>
    </w:p>
    <w:p w14:paraId="7794564B" w14:textId="77777777" w:rsidR="001A0E96" w:rsidRPr="001A0E96" w:rsidRDefault="001A0E96" w:rsidP="009F46BE">
      <w:pPr>
        <w:numPr>
          <w:ilvl w:val="0"/>
          <w:numId w:val="15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בריאות נפשית: ייעוץ התמודדות עם אובדן עבודה</w:t>
      </w:r>
    </w:p>
    <w:p w14:paraId="10BF6B0B" w14:textId="77777777" w:rsidR="001A0E96" w:rsidRPr="001A0E96" w:rsidRDefault="001A0E96" w:rsidP="009F46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הכשרות מקצועיות: התאמה אישית לגיל ויכולות</w:t>
      </w:r>
    </w:p>
    <w:p w14:paraId="1A7A38C6" w14:textId="77777777" w:rsidR="001A0E96" w:rsidRPr="001A0E96" w:rsidRDefault="001A0E96" w:rsidP="009F46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תמיכה קהילתית: חיבור לקבוצות תמיכה</w:t>
      </w:r>
    </w:p>
    <w:p w14:paraId="5DE0CB1C" w14:textId="77777777" w:rsidR="001A0E96" w:rsidRPr="001A0E96" w:rsidRDefault="001A0E96" w:rsidP="009F46B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ליווי משפחתי: ייעוץ זוגי/משפחתי</w:t>
      </w:r>
    </w:p>
    <w:p w14:paraId="13DCE072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שנה 3: אלמנות + סיעוד זקנים</w:t>
      </w:r>
    </w:p>
    <w:p w14:paraId="1B9B1EC7" w14:textId="77777777" w:rsidR="001A0E96" w:rsidRPr="001A0E96" w:rsidRDefault="001A0E96" w:rsidP="009F46BE">
      <w:pPr>
        <w:numPr>
          <w:ilvl w:val="0"/>
          <w:numId w:val="16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תמיכה רגשית: ליווי במשבר</w:t>
      </w:r>
    </w:p>
    <w:p w14:paraId="28F875F6" w14:textId="77777777" w:rsidR="001A0E96" w:rsidRPr="001A0E96" w:rsidRDefault="001A0E96" w:rsidP="009F46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שירותי בית: תיאום סיעוד ועזרה</w:t>
      </w:r>
    </w:p>
    <w:p w14:paraId="5ED224A6" w14:textId="77777777" w:rsidR="001A0E96" w:rsidRPr="001A0E96" w:rsidRDefault="001A0E96" w:rsidP="009F46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קהילה תומכת: מניעת בדידות</w:t>
      </w:r>
    </w:p>
    <w:p w14:paraId="3ED4DCAE" w14:textId="77777777" w:rsidR="001A0E96" w:rsidRPr="001A0E96" w:rsidRDefault="001A0E96" w:rsidP="009F46B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ליווי רפואי: ניהול תרופות ובריאות</w:t>
      </w:r>
    </w:p>
    <w:p w14:paraId="0722DA07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שנה 4: </w:t>
      </w:r>
      <w:r w:rsidRPr="001A0E96">
        <w:rPr>
          <w:rFonts w:ascii="David" w:eastAsia="Times New Roman" w:hAnsi="David" w:cs="David"/>
          <w:b/>
          <w:bCs/>
          <w:kern w:val="0"/>
          <w14:ligatures w14:val="none"/>
        </w:rPr>
        <w:t>One-Gov</w:t>
      </w: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 xml:space="preserve"> מלא</w:t>
      </w:r>
    </w:p>
    <w:p w14:paraId="5F12F7B6" w14:textId="77777777" w:rsidR="001A0E96" w:rsidRPr="001A0E96" w:rsidRDefault="001A0E96" w:rsidP="009F46BE">
      <w:pPr>
        <w:numPr>
          <w:ilvl w:val="0"/>
          <w:numId w:val="17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כל אירועי החיים</w:t>
      </w:r>
    </w:p>
    <w:p w14:paraId="75B5F1A8" w14:textId="77777777" w:rsidR="001A0E96" w:rsidRPr="001A0E96" w:rsidRDefault="001A0E96" w:rsidP="009F46B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פלטפורמה לאומית מאוחדת</w:t>
      </w:r>
    </w:p>
    <w:p w14:paraId="6004B37D" w14:textId="77777777" w:rsidR="001A0E96" w:rsidRPr="001A0E96" w:rsidRDefault="001A0E96" w:rsidP="001A0E96">
      <w:pPr>
        <w:spacing w:after="0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9.2 מודולים ללא שינוי רגולטורי</w:t>
      </w:r>
    </w:p>
    <w:p w14:paraId="2F66AD2F" w14:textId="77777777" w:rsidR="001A0E96" w:rsidRPr="001A0E96" w:rsidRDefault="001A0E96" w:rsidP="009F46BE">
      <w:pPr>
        <w:numPr>
          <w:ilvl w:val="0"/>
          <w:numId w:val="18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שירותי אבטלה: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דורשים רק התאמות במודלי </w:t>
      </w:r>
      <w:r w:rsidRPr="001A0E96">
        <w:rPr>
          <w:rFonts w:ascii="David" w:eastAsia="Times New Roman" w:hAnsi="David" w:cs="David"/>
          <w:kern w:val="0"/>
          <w14:ligatures w14:val="none"/>
        </w:rPr>
        <w:t>AI</w:t>
      </w:r>
    </w:p>
    <w:p w14:paraId="110EB7B3" w14:textId="77777777" w:rsidR="001A0E96" w:rsidRPr="001A0E96" w:rsidRDefault="001A0E96" w:rsidP="009F46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שירותי שיקום: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יכולים להיות מיושמים בזהירות רגולטורית</w:t>
      </w:r>
    </w:p>
    <w:p w14:paraId="7CA9F669" w14:textId="77777777" w:rsidR="001A0E96" w:rsidRPr="001A0E96" w:rsidRDefault="001A0E96" w:rsidP="009F46B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חינוך מיוחד: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הרחבה טבעית של המערכת הקיימת</w:t>
      </w:r>
    </w:p>
    <w:p w14:paraId="1F5F16AD" w14:textId="77777777" w:rsidR="001A0E96" w:rsidRPr="001A0E96" w:rsidRDefault="00B237E1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633499B5">
          <v:rect id="_x0000_i1032" style="width:0;height:1.5pt" o:hralign="right" o:hrstd="t" o:hr="t" fillcolor="#a0a0a0" stroked="f"/>
        </w:pict>
      </w:r>
    </w:p>
    <w:p w14:paraId="1DF5C07E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10. בשלות טכנולוגית</w:t>
      </w:r>
    </w:p>
    <w:p w14:paraId="77E66CD9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10.1 בשלות הטכנולוגיה - מבוססת על דוגמאות מוכחות</w:t>
      </w:r>
    </w:p>
    <w:p w14:paraId="5DEAC12F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הפרויקט מתבסס על:</w:t>
      </w:r>
    </w:p>
    <w:p w14:paraId="120207C3" w14:textId="77777777" w:rsidR="001A0E96" w:rsidRPr="001A0E96" w:rsidRDefault="001A0E96" w:rsidP="009F46BE">
      <w:pPr>
        <w:numPr>
          <w:ilvl w:val="0"/>
          <w:numId w:val="19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טכנולוגיות </w:t>
      </w:r>
      <w:r w:rsidRPr="001A0E96">
        <w:rPr>
          <w:rFonts w:ascii="David" w:eastAsia="Times New Roman" w:hAnsi="David" w:cs="David"/>
          <w:kern w:val="0"/>
          <w14:ligatures w14:val="none"/>
        </w:rPr>
        <w:t>AI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מוכחות כפי שיושמו ב-</w:t>
      </w:r>
      <w:r w:rsidRPr="001A0E96">
        <w:rPr>
          <w:rFonts w:ascii="David" w:eastAsia="Times New Roman" w:hAnsi="David" w:cs="David"/>
          <w:kern w:val="0"/>
          <w14:ligatures w14:val="none"/>
        </w:rPr>
        <w:t>KELA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פינלנד (מ-2017)</w:t>
      </w:r>
    </w:p>
    <w:p w14:paraId="72F07597" w14:textId="77777777" w:rsidR="001A0E96" w:rsidRPr="001A0E96" w:rsidRDefault="001A0E96" w:rsidP="009F46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מודלי </w:t>
      </w:r>
      <w:r w:rsidRPr="001A0E96">
        <w:rPr>
          <w:rFonts w:ascii="David" w:eastAsia="Times New Roman" w:hAnsi="David" w:cs="David"/>
          <w:kern w:val="0"/>
          <w14:ligatures w14:val="none"/>
        </w:rPr>
        <w:t>Conversational AI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שהוכחו ב-</w:t>
      </w:r>
      <w:r w:rsidRPr="001A0E96">
        <w:rPr>
          <w:rFonts w:ascii="David" w:eastAsia="Times New Roman" w:hAnsi="David" w:cs="David"/>
          <w:kern w:val="0"/>
          <w14:ligatures w14:val="none"/>
        </w:rPr>
        <w:t>NHS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בריטניה עם 98.7% שביעות רצון</w:t>
      </w:r>
    </w:p>
    <w:p w14:paraId="0DDC1313" w14:textId="77777777" w:rsidR="001A0E96" w:rsidRPr="001A0E96" w:rsidRDefault="001A0E96" w:rsidP="009F46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פלטפורמות </w:t>
      </w:r>
      <w:r w:rsidRPr="001A0E96">
        <w:rPr>
          <w:rFonts w:ascii="David" w:eastAsia="Times New Roman" w:hAnsi="David" w:cs="David"/>
          <w:kern w:val="0"/>
          <w14:ligatures w14:val="none"/>
        </w:rPr>
        <w:t>WhatsApp Business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כפי שמיושמות בהודו ל-170+ תוכניות ממשלתיות</w:t>
      </w:r>
    </w:p>
    <w:p w14:paraId="4ED48510" w14:textId="77777777" w:rsidR="001A0E96" w:rsidRPr="001A0E96" w:rsidRDefault="001A0E96" w:rsidP="009F46B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תשתית נימבוס הממשלתית הקיימת</w:t>
      </w:r>
    </w:p>
    <w:p w14:paraId="4A018364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10.2 מודל ההטמעה המדורגת</w:t>
      </w:r>
    </w:p>
    <w:p w14:paraId="371A5F3B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גישת סיכון מינימלי:</w:t>
      </w:r>
    </w:p>
    <w:p w14:paraId="09C4345A" w14:textId="77777777" w:rsidR="001A0E96" w:rsidRPr="001A0E96" w:rsidRDefault="001A0E96" w:rsidP="009F46BE">
      <w:pPr>
        <w:numPr>
          <w:ilvl w:val="0"/>
          <w:numId w:val="20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התחלה עם 30 משפחות בפיילוט מבוקר</w:t>
      </w:r>
    </w:p>
    <w:p w14:paraId="471912F9" w14:textId="77777777" w:rsidR="001A0E96" w:rsidRPr="001A0E96" w:rsidRDefault="001A0E96" w:rsidP="009F46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הרחבה הדרגתית מבוססת תוצאות</w:t>
      </w:r>
    </w:p>
    <w:p w14:paraId="27F9AFBA" w14:textId="77777777" w:rsidR="001A0E96" w:rsidRPr="001A0E96" w:rsidRDefault="001A0E96" w:rsidP="009F46B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מעבר לפלטפורמה מלאה רק לאחר הוכחת יציבות</w:t>
      </w:r>
    </w:p>
    <w:p w14:paraId="30D7412C" w14:textId="77777777" w:rsidR="001A0E96" w:rsidRPr="001A0E96" w:rsidRDefault="00B237E1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73F992B6">
          <v:rect id="_x0000_i1033" style="width:0;height:1.5pt" o:hralign="right" o:hrstd="t" o:hr="t" fillcolor="#a0a0a0" stroked="f"/>
        </w:pict>
      </w:r>
    </w:p>
    <w:p w14:paraId="4CEBFD37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11. אישורים והתחייבויות נדרשות</w:t>
      </w:r>
    </w:p>
    <w:p w14:paraId="145E04B8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11.1 מחויבות ניהולית בכירה (נדרש מסמך נפרד)</w:t>
      </w:r>
    </w:p>
    <w:p w14:paraId="75E7C33C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יש להכין נספח מחויבות מנכ"ל המוסד המגדיר:</w:t>
      </w:r>
    </w:p>
    <w:p w14:paraId="5739BE12" w14:textId="77777777" w:rsidR="001A0E96" w:rsidRPr="001A0E96" w:rsidRDefault="001A0E96" w:rsidP="009F46BE">
      <w:pPr>
        <w:numPr>
          <w:ilvl w:val="0"/>
          <w:numId w:val="21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תמיכה ניהולית בכירה</w:t>
      </w:r>
    </w:p>
    <w:p w14:paraId="5D3D9A52" w14:textId="77777777" w:rsidR="001A0E96" w:rsidRPr="001A0E96" w:rsidRDefault="001A0E96" w:rsidP="009F46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שותפות תקציבית (50% </w:t>
      </w:r>
      <w:r w:rsidRPr="001A0E96">
        <w:rPr>
          <w:rFonts w:ascii="David" w:eastAsia="Times New Roman" w:hAnsi="David" w:cs="David"/>
          <w:kern w:val="0"/>
          <w14:ligatures w14:val="none"/>
        </w:rPr>
        <w:t>matching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>)</w:t>
      </w:r>
    </w:p>
    <w:p w14:paraId="1F561734" w14:textId="77777777" w:rsidR="001A0E96" w:rsidRPr="001A0E96" w:rsidRDefault="001A0E96" w:rsidP="009F46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הקצאת כוח אדם ייעודי</w:t>
      </w:r>
    </w:p>
    <w:p w14:paraId="44C4F072" w14:textId="77777777" w:rsidR="001A0E96" w:rsidRPr="001A0E96" w:rsidRDefault="001A0E96" w:rsidP="009F46B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תחזוקה רציפה לאחר השלמת הפיתוח</w:t>
      </w:r>
    </w:p>
    <w:p w14:paraId="524914FD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11.2 צוות ניהול הפרויקט (נדרש מינוי)</w:t>
      </w:r>
    </w:p>
    <w:p w14:paraId="58B70400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lastRenderedPageBreak/>
        <w:t>יש להגדיר ולמנות:</w:t>
      </w:r>
    </w:p>
    <w:p w14:paraId="002168E4" w14:textId="77777777" w:rsidR="001A0E96" w:rsidRPr="001A0E96" w:rsidRDefault="001A0E96" w:rsidP="009F46BE">
      <w:pPr>
        <w:numPr>
          <w:ilvl w:val="0"/>
          <w:numId w:val="22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מנהל/ת פרויקט בכיר/ה מהאגף</w:t>
      </w:r>
    </w:p>
    <w:p w14:paraId="1CC1B418" w14:textId="77777777" w:rsidR="001A0E96" w:rsidRPr="001A0E96" w:rsidRDefault="001A0E96" w:rsidP="009F46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מנהל/ת טכני/ת</w:t>
      </w:r>
    </w:p>
    <w:p w14:paraId="4E26B836" w14:textId="77777777" w:rsidR="001A0E96" w:rsidRPr="001A0E96" w:rsidRDefault="001A0E96" w:rsidP="009F46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14:ligatures w14:val="none"/>
        </w:rPr>
        <w:t>Product Owner</w:t>
      </w:r>
    </w:p>
    <w:p w14:paraId="3E75E062" w14:textId="77777777" w:rsidR="001A0E96" w:rsidRPr="001A0E96" w:rsidRDefault="001A0E96" w:rsidP="009F46B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נציגי יחידות עסקיות רלוונטיות</w:t>
      </w:r>
    </w:p>
    <w:p w14:paraId="4B2DF79A" w14:textId="77777777" w:rsidR="001A0E96" w:rsidRPr="001A0E96" w:rsidRDefault="001A0E96" w:rsidP="001A0E96">
      <w:pPr>
        <w:spacing w:before="100" w:beforeAutospacing="1" w:after="100" w:afterAutospacing="1" w:line="240" w:lineRule="auto"/>
        <w:outlineLvl w:val="2"/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27"/>
          <w:szCs w:val="27"/>
          <w:rtl/>
          <w14:ligatures w14:val="none"/>
        </w:rPr>
        <w:t>11.3 היתכנות משפטית (נדרש מסמך נפרד)</w:t>
      </w:r>
    </w:p>
    <w:p w14:paraId="3D80AD48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יש לקבל התייחסות הלשכה המשפטית למשרד להיבטים:</w:t>
      </w:r>
    </w:p>
    <w:p w14:paraId="0C8470EF" w14:textId="77777777" w:rsidR="001A0E96" w:rsidRPr="001A0E96" w:rsidRDefault="001A0E96" w:rsidP="009F46BE">
      <w:pPr>
        <w:numPr>
          <w:ilvl w:val="0"/>
          <w:numId w:val="23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הגנת פרטיות ו</w:t>
      </w:r>
      <w:r w:rsidRPr="001A0E96">
        <w:rPr>
          <w:rFonts w:ascii="David" w:eastAsia="Times New Roman" w:hAnsi="David" w:cs="David"/>
          <w:kern w:val="0"/>
          <w14:ligatures w14:val="none"/>
        </w:rPr>
        <w:t>GDPR</w:t>
      </w:r>
    </w:p>
    <w:p w14:paraId="4FED4921" w14:textId="77777777" w:rsidR="001A0E96" w:rsidRPr="001A0E96" w:rsidRDefault="001A0E96" w:rsidP="009F46BE">
      <w:pPr>
        <w:numPr>
          <w:ilvl w:val="0"/>
          <w:numId w:val="23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נגישות ושוויון</w:t>
      </w:r>
    </w:p>
    <w:p w14:paraId="5D1B5BB1" w14:textId="77777777" w:rsidR="001A0E96" w:rsidRPr="001A0E96" w:rsidRDefault="001A0E96" w:rsidP="009F46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משפט </w:t>
      </w:r>
      <w:proofErr w:type="spellStart"/>
      <w:r w:rsidRPr="001A0E96">
        <w:rPr>
          <w:rFonts w:ascii="David" w:eastAsia="Times New Roman" w:hAnsi="David" w:cs="David"/>
          <w:kern w:val="0"/>
          <w:rtl/>
          <w14:ligatures w14:val="none"/>
        </w:rPr>
        <w:t>מינהלי</w:t>
      </w:r>
      <w:proofErr w:type="spellEnd"/>
    </w:p>
    <w:p w14:paraId="7D9973EF" w14:textId="77777777" w:rsidR="001A0E96" w:rsidRPr="001A0E96" w:rsidRDefault="001A0E96" w:rsidP="009F46B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אתיקה ב</w:t>
      </w:r>
      <w:r w:rsidRPr="001A0E96">
        <w:rPr>
          <w:rFonts w:ascii="David" w:eastAsia="Times New Roman" w:hAnsi="David" w:cs="David"/>
          <w:kern w:val="0"/>
          <w14:ligatures w14:val="none"/>
        </w:rPr>
        <w:t>AI</w:t>
      </w:r>
    </w:p>
    <w:p w14:paraId="0301817A" w14:textId="77777777" w:rsidR="001A0E96" w:rsidRPr="001A0E96" w:rsidRDefault="00B237E1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487E533E">
          <v:rect id="_x0000_i1034" style="width:0;height:1.5pt" o:hralign="right" o:hrstd="t" o:hr="t" fillcolor="#a0a0a0" stroked="f"/>
        </w:pict>
      </w:r>
    </w:p>
    <w:p w14:paraId="46C65406" w14:textId="7F25A5CB" w:rsidR="001A0E96" w:rsidRPr="001A0E96" w:rsidRDefault="001A0E96" w:rsidP="001A0E96">
      <w:pPr>
        <w:spacing w:before="100" w:beforeAutospacing="1" w:after="100" w:afterAutospacing="1" w:line="240" w:lineRule="auto"/>
        <w:outlineLvl w:val="1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sz w:val="36"/>
          <w:szCs w:val="36"/>
          <w:rtl/>
          <w14:ligatures w14:val="none"/>
        </w:rPr>
        <w:t>סיכום והמלצה</w:t>
      </w:r>
      <w:r>
        <w:rPr>
          <w:rFonts w:ascii="David" w:eastAsia="Times New Roman" w:hAnsi="David" w:cs="David" w:hint="cs"/>
          <w:b/>
          <w:bCs/>
          <w:kern w:val="0"/>
          <w:sz w:val="36"/>
          <w:szCs w:val="36"/>
          <w:rtl/>
          <w14:ligatures w14:val="none"/>
        </w:rPr>
        <w:t xml:space="preserve">- 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>פרויקט "בינה לחיים - 360 למשפחה" מבוסס על מחקר עומק ודוגמאות מוכחות מהעולם. הפרויקט מציע פתרון מהפכני לבעיה לאומית משמעותית של אי-מיצוי זכויות.</w:t>
      </w:r>
    </w:p>
    <w:p w14:paraId="41924990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הנתונים מדברים בעד עצמם:</w:t>
      </w:r>
    </w:p>
    <w:p w14:paraId="241CFBEC" w14:textId="636229BA" w:rsidR="001A0E96" w:rsidRPr="001A0E96" w:rsidRDefault="001A0E96" w:rsidP="009F46BE">
      <w:pPr>
        <w:numPr>
          <w:ilvl w:val="0"/>
          <w:numId w:val="24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del w:id="194" w:author="שרית מזרחי" w:date="2025-08-27T13:06:00Z">
        <w:r w:rsidRPr="001A0E96" w:rsidDel="00912AD3">
          <w:rPr>
            <w:rFonts w:ascii="David" w:eastAsia="Times New Roman" w:hAnsi="David" w:cs="David"/>
            <w:kern w:val="0"/>
            <w:rtl/>
            <w14:ligatures w14:val="none"/>
          </w:rPr>
          <w:delText>164,000</w:delText>
        </w:r>
      </w:del>
      <w:ins w:id="195" w:author="שרית מזרחי" w:date="2025-08-27T13:06:00Z">
        <w:r w:rsidR="00912AD3">
          <w:rPr>
            <w:rFonts w:ascii="David" w:eastAsia="Times New Roman" w:hAnsi="David" w:cs="David" w:hint="cs"/>
            <w:kern w:val="0"/>
            <w:rtl/>
            <w14:ligatures w14:val="none"/>
          </w:rPr>
          <w:t>166,000</w:t>
        </w:r>
      </w:ins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ילדים ו-480,000 בני משפחה זקוקים לפתרון</w:t>
      </w:r>
    </w:p>
    <w:p w14:paraId="06F941B6" w14:textId="77777777" w:rsidR="001A0E96" w:rsidRPr="001A0E96" w:rsidRDefault="001A0E96" w:rsidP="009F46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50-70% מהזכויות אינן ממומשות כיום</w:t>
      </w:r>
    </w:p>
    <w:p w14:paraId="235AA6B4" w14:textId="77777777" w:rsidR="001A0E96" w:rsidRPr="001A0E96" w:rsidRDefault="001A0E96" w:rsidP="009F46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2-5 מיליארד ₪ ערך זכויות שאובדות מדי שנה</w:t>
      </w:r>
    </w:p>
    <w:p w14:paraId="67BA1B15" w14:textId="77777777" w:rsidR="001A0E96" w:rsidRPr="001A0E96" w:rsidRDefault="001A0E96" w:rsidP="009F46B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14:ligatures w14:val="none"/>
        </w:rPr>
        <w:t>ROI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 צפוי של 139% בתרחיש בסיסי</w:t>
      </w:r>
    </w:p>
    <w:p w14:paraId="69ADF0B5" w14:textId="77777777" w:rsidR="001A0E96" w:rsidRPr="001A0E96" w:rsidRDefault="001A0E96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הפרויקט מוכן להגשה עם השלמת המסמכים הנדרשים:</w:t>
      </w:r>
    </w:p>
    <w:p w14:paraId="50F8482A" w14:textId="77777777" w:rsidR="001A0E96" w:rsidRPr="001A0E96" w:rsidRDefault="001A0E96" w:rsidP="009F46BE">
      <w:pPr>
        <w:numPr>
          <w:ilvl w:val="0"/>
          <w:numId w:val="25"/>
        </w:num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נספח מחויבות מנכ"ל חתום</w:t>
      </w:r>
    </w:p>
    <w:p w14:paraId="5FF54920" w14:textId="77777777" w:rsidR="001A0E96" w:rsidRPr="001A0E96" w:rsidRDefault="001A0E96" w:rsidP="009F46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מינוי צוות ניהול הפרויקט</w:t>
      </w:r>
    </w:p>
    <w:p w14:paraId="6003309B" w14:textId="77777777" w:rsidR="001A0E96" w:rsidRPr="001A0E96" w:rsidRDefault="001A0E96" w:rsidP="009F46B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>התייחסות משפטית מהלשכה המשפטית</w:t>
      </w:r>
    </w:p>
    <w:p w14:paraId="756C9E4B" w14:textId="77777777" w:rsidR="001A0E96" w:rsidRPr="001A0E96" w:rsidRDefault="001A0E96" w:rsidP="001A0E96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kern w:val="0"/>
          <w:rtl/>
          <w14:ligatures w14:val="none"/>
        </w:rPr>
        <w:t xml:space="preserve">בהשלמת הרכיבים הללו, הפרויקט יהיה מוכן להגשה מקצועית ומהימנה לקול קורא </w:t>
      </w:r>
      <w:r w:rsidRPr="001A0E96">
        <w:rPr>
          <w:rFonts w:ascii="David" w:eastAsia="Times New Roman" w:hAnsi="David" w:cs="David"/>
          <w:kern w:val="0"/>
          <w14:ligatures w14:val="none"/>
        </w:rPr>
        <w:t>AI 2.0</w:t>
      </w:r>
      <w:r w:rsidRPr="001A0E96">
        <w:rPr>
          <w:rFonts w:ascii="David" w:eastAsia="Times New Roman" w:hAnsi="David" w:cs="David"/>
          <w:kern w:val="0"/>
          <w:rtl/>
          <w14:ligatures w14:val="none"/>
        </w:rPr>
        <w:t>.</w:t>
      </w:r>
    </w:p>
    <w:p w14:paraId="6301AA57" w14:textId="77777777" w:rsidR="001A0E96" w:rsidRPr="001A0E96" w:rsidRDefault="001A0E96" w:rsidP="001A0E96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b/>
          <w:bCs/>
          <w:kern w:val="0"/>
          <w:rtl/>
          <w14:ligatures w14:val="none"/>
        </w:rPr>
        <w:t>"היום לילדים עם מוגבלות, מחר לכל אדם בישראל - כי כל אדם זכאי למענה הוליסטי, לא רק לקצבה"</w:t>
      </w:r>
    </w:p>
    <w:p w14:paraId="51F0B8A0" w14:textId="77777777" w:rsidR="001A0E96" w:rsidRPr="001A0E96" w:rsidRDefault="00B237E1" w:rsidP="001A0E96">
      <w:pPr>
        <w:spacing w:after="0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>
        <w:rPr>
          <w:rFonts w:ascii="David" w:eastAsia="Times New Roman" w:hAnsi="David" w:cs="David"/>
          <w:kern w:val="0"/>
          <w14:ligatures w14:val="none"/>
        </w:rPr>
        <w:pict w14:anchorId="314C4691">
          <v:rect id="_x0000_i1035" style="width:0;height:1.5pt" o:hralign="right" o:hrstd="t" o:hr="t" fillcolor="#a0a0a0" stroked="f"/>
        </w:pict>
      </w:r>
    </w:p>
    <w:p w14:paraId="1AE7B6FB" w14:textId="77777777" w:rsidR="001A0E96" w:rsidRPr="001A0E96" w:rsidRDefault="001A0E96" w:rsidP="001A0E96">
      <w:pPr>
        <w:spacing w:before="100" w:beforeAutospacing="1" w:after="100" w:afterAutospacing="1" w:line="240" w:lineRule="auto"/>
        <w:rPr>
          <w:rFonts w:ascii="David" w:eastAsia="Times New Roman" w:hAnsi="David" w:cs="David"/>
          <w:kern w:val="0"/>
          <w:rtl/>
          <w14:ligatures w14:val="none"/>
        </w:rPr>
      </w:pPr>
      <w:r w:rsidRPr="001A0E96">
        <w:rPr>
          <w:rFonts w:ascii="David" w:eastAsia="Times New Roman" w:hAnsi="David" w:cs="David"/>
          <w:i/>
          <w:iCs/>
          <w:kern w:val="0"/>
          <w:rtl/>
          <w14:ligatures w14:val="none"/>
        </w:rPr>
        <w:t xml:space="preserve">מסמך זה מבוסס על מחקר מקיף שבוצע עם מערך </w:t>
      </w:r>
      <w:proofErr w:type="spellStart"/>
      <w:r w:rsidRPr="001A0E96">
        <w:rPr>
          <w:rFonts w:ascii="David" w:eastAsia="Times New Roman" w:hAnsi="David" w:cs="David"/>
          <w:i/>
          <w:iCs/>
          <w:kern w:val="0"/>
          <w:rtl/>
          <w14:ligatures w14:val="none"/>
        </w:rPr>
        <w:t>הדיגיטל</w:t>
      </w:r>
      <w:proofErr w:type="spellEnd"/>
      <w:r w:rsidRPr="001A0E96">
        <w:rPr>
          <w:rFonts w:ascii="David" w:eastAsia="Times New Roman" w:hAnsi="David" w:cs="David"/>
          <w:i/>
          <w:iCs/>
          <w:kern w:val="0"/>
          <w:rtl/>
          <w14:ligatures w14:val="none"/>
        </w:rPr>
        <w:t xml:space="preserve"> הלאומי ועל בסיס למידה מדוגמאות מובילות בעולם</w:t>
      </w:r>
    </w:p>
    <w:p w14:paraId="47381E37" w14:textId="77777777" w:rsidR="00F3437C" w:rsidRPr="001A0E96" w:rsidRDefault="00F3437C" w:rsidP="001A0E96">
      <w:pPr>
        <w:rPr>
          <w:rFonts w:ascii="David" w:hAnsi="David" w:cs="David"/>
        </w:rPr>
      </w:pPr>
    </w:p>
    <w:sectPr w:rsidR="00F3437C" w:rsidRPr="001A0E96" w:rsidSect="001A0E96">
      <w:pgSz w:w="11906" w:h="16838"/>
      <w:pgMar w:top="1077" w:right="1797" w:bottom="1077" w:left="17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C7B5D"/>
    <w:multiLevelType w:val="multilevel"/>
    <w:tmpl w:val="FEC69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A48D6"/>
    <w:multiLevelType w:val="multilevel"/>
    <w:tmpl w:val="1BAC1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A2C47"/>
    <w:multiLevelType w:val="multilevel"/>
    <w:tmpl w:val="C846C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537D46"/>
    <w:multiLevelType w:val="multilevel"/>
    <w:tmpl w:val="8BA82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B239DA"/>
    <w:multiLevelType w:val="hybridMultilevel"/>
    <w:tmpl w:val="274AA90A"/>
    <w:lvl w:ilvl="0" w:tplc="8954E606">
      <w:start w:val="1"/>
      <w:numFmt w:val="hebrew1"/>
      <w:lvlText w:val="%1."/>
      <w:lvlJc w:val="left"/>
      <w:pPr>
        <w:ind w:left="108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D07E55"/>
    <w:multiLevelType w:val="multilevel"/>
    <w:tmpl w:val="ACDAA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F074C5E"/>
    <w:multiLevelType w:val="multilevel"/>
    <w:tmpl w:val="13FACB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9651A8"/>
    <w:multiLevelType w:val="multilevel"/>
    <w:tmpl w:val="AE2692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D24D4E"/>
    <w:multiLevelType w:val="multilevel"/>
    <w:tmpl w:val="E9E82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F954D8"/>
    <w:multiLevelType w:val="multilevel"/>
    <w:tmpl w:val="503C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50717D"/>
    <w:multiLevelType w:val="multilevel"/>
    <w:tmpl w:val="1242E2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62175A"/>
    <w:multiLevelType w:val="hybridMultilevel"/>
    <w:tmpl w:val="66928316"/>
    <w:lvl w:ilvl="0" w:tplc="9EA0060C">
      <w:start w:val="1"/>
      <w:numFmt w:val="hebrew1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3DB451DB"/>
    <w:multiLevelType w:val="multilevel"/>
    <w:tmpl w:val="E8A46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DCC712C"/>
    <w:multiLevelType w:val="multilevel"/>
    <w:tmpl w:val="07B63B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DD9005F"/>
    <w:multiLevelType w:val="hybridMultilevel"/>
    <w:tmpl w:val="265E5250"/>
    <w:lvl w:ilvl="0" w:tplc="5E98656A">
      <w:start w:val="1"/>
      <w:numFmt w:val="hebrew1"/>
      <w:lvlText w:val="%1."/>
      <w:lvlJc w:val="left"/>
      <w:pPr>
        <w:ind w:left="108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3E8D7652"/>
    <w:multiLevelType w:val="multilevel"/>
    <w:tmpl w:val="E068B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4E434BB"/>
    <w:multiLevelType w:val="multilevel"/>
    <w:tmpl w:val="31F4D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6B791D"/>
    <w:multiLevelType w:val="multilevel"/>
    <w:tmpl w:val="27CAD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C31726"/>
    <w:multiLevelType w:val="multilevel"/>
    <w:tmpl w:val="A8045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hebrew1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BFB10DF"/>
    <w:multiLevelType w:val="multilevel"/>
    <w:tmpl w:val="C7301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FA3648A"/>
    <w:multiLevelType w:val="multilevel"/>
    <w:tmpl w:val="9238F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22812B0"/>
    <w:multiLevelType w:val="multilevel"/>
    <w:tmpl w:val="519C4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50D19DF"/>
    <w:multiLevelType w:val="multilevel"/>
    <w:tmpl w:val="57FCD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1D798B"/>
    <w:multiLevelType w:val="hybridMultilevel"/>
    <w:tmpl w:val="95B6F6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4D5EEF"/>
    <w:multiLevelType w:val="multilevel"/>
    <w:tmpl w:val="90BE4D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ED078B0"/>
    <w:multiLevelType w:val="multilevel"/>
    <w:tmpl w:val="AAF4F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7623311"/>
    <w:multiLevelType w:val="multilevel"/>
    <w:tmpl w:val="BDA4B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BA1446"/>
    <w:multiLevelType w:val="multilevel"/>
    <w:tmpl w:val="C67C1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053479"/>
    <w:multiLevelType w:val="multilevel"/>
    <w:tmpl w:val="A8066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0"/>
  </w:num>
  <w:num w:numId="2">
    <w:abstractNumId w:val="22"/>
  </w:num>
  <w:num w:numId="3">
    <w:abstractNumId w:val="18"/>
  </w:num>
  <w:num w:numId="4">
    <w:abstractNumId w:val="13"/>
  </w:num>
  <w:num w:numId="5">
    <w:abstractNumId w:val="9"/>
  </w:num>
  <w:num w:numId="6">
    <w:abstractNumId w:val="12"/>
  </w:num>
  <w:num w:numId="7">
    <w:abstractNumId w:val="24"/>
  </w:num>
  <w:num w:numId="8">
    <w:abstractNumId w:val="8"/>
  </w:num>
  <w:num w:numId="9">
    <w:abstractNumId w:val="0"/>
  </w:num>
  <w:num w:numId="10">
    <w:abstractNumId w:val="27"/>
  </w:num>
  <w:num w:numId="11">
    <w:abstractNumId w:val="16"/>
  </w:num>
  <w:num w:numId="12">
    <w:abstractNumId w:val="2"/>
  </w:num>
  <w:num w:numId="13">
    <w:abstractNumId w:val="17"/>
  </w:num>
  <w:num w:numId="14">
    <w:abstractNumId w:val="26"/>
  </w:num>
  <w:num w:numId="15">
    <w:abstractNumId w:val="1"/>
  </w:num>
  <w:num w:numId="16">
    <w:abstractNumId w:val="25"/>
  </w:num>
  <w:num w:numId="17">
    <w:abstractNumId w:val="21"/>
  </w:num>
  <w:num w:numId="18">
    <w:abstractNumId w:val="7"/>
  </w:num>
  <w:num w:numId="19">
    <w:abstractNumId w:val="6"/>
  </w:num>
  <w:num w:numId="20">
    <w:abstractNumId w:val="15"/>
  </w:num>
  <w:num w:numId="21">
    <w:abstractNumId w:val="5"/>
  </w:num>
  <w:num w:numId="22">
    <w:abstractNumId w:val="19"/>
  </w:num>
  <w:num w:numId="23">
    <w:abstractNumId w:val="28"/>
  </w:num>
  <w:num w:numId="24">
    <w:abstractNumId w:val="10"/>
  </w:num>
  <w:num w:numId="25">
    <w:abstractNumId w:val="3"/>
  </w:num>
  <w:num w:numId="26">
    <w:abstractNumId w:val="23"/>
  </w:num>
  <w:num w:numId="27">
    <w:abstractNumId w:val="11"/>
  </w:num>
  <w:num w:numId="28">
    <w:abstractNumId w:val="14"/>
  </w:num>
  <w:num w:numId="29">
    <w:abstractNumId w:val="4"/>
  </w:num>
  <w:numIdMacAtCleanup w:val="29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שרית מזרחי">
    <w15:presenceInfo w15:providerId="AD" w15:userId="S-1-5-21-4192233281-1390971146-2866490516-282504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E96"/>
    <w:rsid w:val="00020D48"/>
    <w:rsid w:val="001A0E96"/>
    <w:rsid w:val="001A0F28"/>
    <w:rsid w:val="002B763A"/>
    <w:rsid w:val="003F1E5E"/>
    <w:rsid w:val="005A7834"/>
    <w:rsid w:val="005E5FA8"/>
    <w:rsid w:val="006E2903"/>
    <w:rsid w:val="0080455B"/>
    <w:rsid w:val="00895F7D"/>
    <w:rsid w:val="00912AD3"/>
    <w:rsid w:val="009711E3"/>
    <w:rsid w:val="009F46BE"/>
    <w:rsid w:val="00AD4780"/>
    <w:rsid w:val="00B237E1"/>
    <w:rsid w:val="00D34DB8"/>
    <w:rsid w:val="00F3437C"/>
    <w:rsid w:val="00FB6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D8A6A"/>
  <w15:chartTrackingRefBased/>
  <w15:docId w15:val="{0A4BD235-136C-4A0E-B367-4B19821BF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0"/>
    <w:uiPriority w:val="9"/>
    <w:qFormat/>
    <w:rsid w:val="001A0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A0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A0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A0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A0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A0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A0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A0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A0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1A0E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1A0E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1A0E9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1A0E96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1A0E96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1A0E9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1A0E96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1A0E9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1A0E9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A0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1A0E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A0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1A0E9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A0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1A0E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A0E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A0E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A0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1A0E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A0E96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1A0E9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96787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6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727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025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285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533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3694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microsoft.com/office/2011/relationships/people" Target="peop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D68EAEA-EE35-4058-AAD0-CAC7E37295A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362</TotalTime>
  <Pages>7</Pages>
  <Words>1627</Words>
  <Characters>8139</Characters>
  <Application>Microsoft Office Word</Application>
  <DocSecurity>0</DocSecurity>
  <Lines>67</Lines>
  <Paragraphs>19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יצחקי</dc:creator>
  <cp:keywords/>
  <dc:description/>
  <cp:lastModifiedBy>שרית מזרחי</cp:lastModifiedBy>
  <cp:revision>9</cp:revision>
  <cp:lastPrinted>2025-08-31T04:21:00Z</cp:lastPrinted>
  <dcterms:created xsi:type="dcterms:W3CDTF">2025-07-14T14:05:00Z</dcterms:created>
  <dcterms:modified xsi:type="dcterms:W3CDTF">2025-08-31T04:51:00Z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AdHocReviewCycleID">
    <vt:i4>145015910</vt:i4>
  </property>
  <property fmtid="{D5CDD505-2E9C-101B-9397-08002B2CF9AE}" pid="3" name="_NewReviewCycle">
    <vt:lpwstr/>
  </property>
  <property fmtid="{D5CDD505-2E9C-101B-9397-08002B2CF9AE}" pid="4" name="_EmailSubject">
    <vt:lpwstr> פרויקט עוזר אישי חכם ילד נכה | טיוטה ראשונה + תיאום המשך עבודה</vt:lpwstr>
  </property>
  <property fmtid="{D5CDD505-2E9C-101B-9397-08002B2CF9AE}" pid="5" name="_AuthorEmail">
    <vt:lpwstr>00059335@btl.gov.il</vt:lpwstr>
  </property>
  <property fmtid="{D5CDD505-2E9C-101B-9397-08002B2CF9AE}" pid="6" name="_AuthorEmailDisplayName">
    <vt:lpwstr>שרית מזרחי</vt:lpwstr>
  </property>
</Properties>
</file>